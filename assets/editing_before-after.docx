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C11B" w14:textId="68A4A957" w:rsidR="00CE339F" w:rsidRDefault="00CE339F" w:rsidP="00F0670B">
      <w:pPr>
        <w:jc w:val="center"/>
        <w:rPr>
          <w:b/>
          <w:bCs/>
        </w:rPr>
      </w:pPr>
      <w:r>
        <w:rPr>
          <w:rFonts w:hint="eastAsia"/>
          <w:b/>
          <w:bCs/>
        </w:rPr>
        <w:t>&lt;나의 말투와 스타일로 변경 정리&gt;</w:t>
      </w:r>
    </w:p>
    <w:p w14:paraId="5B60F327" w14:textId="2FAA1B2C" w:rsidR="000F4AEC" w:rsidRPr="000F4AEC" w:rsidRDefault="000F4AEC">
      <w:pPr>
        <w:rPr>
          <w:i/>
          <w:iCs/>
          <w:color w:val="EE0000"/>
        </w:rPr>
      </w:pPr>
      <w:r w:rsidRPr="000F4AEC">
        <w:rPr>
          <w:rFonts w:hint="eastAsia"/>
          <w:i/>
          <w:iCs/>
          <w:color w:val="EE0000"/>
        </w:rPr>
        <w:t>다음의</w:t>
      </w:r>
      <w:r w:rsidRPr="000F4AEC">
        <w:rPr>
          <w:i/>
          <w:iCs/>
          <w:color w:val="EE0000"/>
        </w:rPr>
        <w:t xml:space="preserve"> instruction대로 하되, </w:t>
      </w:r>
      <w:proofErr w:type="spellStart"/>
      <w:r w:rsidRPr="000F4AEC">
        <w:rPr>
          <w:i/>
          <w:iCs/>
          <w:color w:val="EE0000"/>
        </w:rPr>
        <w:t>리뷰코멘트의</w:t>
      </w:r>
      <w:proofErr w:type="spellEnd"/>
      <w:r w:rsidRPr="000F4AEC">
        <w:rPr>
          <w:i/>
          <w:iCs/>
          <w:color w:val="EE0000"/>
        </w:rPr>
        <w:t xml:space="preserve"> 말투는 [Article Review]에 첨부한 것을 참고해서 작성해 줘. 여기에 보면 처음에 내가 세운 원칙이 있고, 아래에 보면 내가 수정한 것이 있으니 분석해서 따라 줘.</w:t>
      </w:r>
    </w:p>
    <w:p w14:paraId="566AB7AA" w14:textId="77777777" w:rsidR="000F4AEC" w:rsidRDefault="000F4AEC">
      <w:pPr>
        <w:rPr>
          <w:b/>
          <w:bCs/>
        </w:rPr>
      </w:pPr>
    </w:p>
    <w:p w14:paraId="2D5F68DA" w14:textId="323D4D0C" w:rsidR="00F0670B" w:rsidRDefault="00F0670B" w:rsidP="00F0670B">
      <w:pPr>
        <w:pStyle w:val="Heading1"/>
      </w:pPr>
      <w:r>
        <w:rPr>
          <w:rFonts w:hint="eastAsia"/>
        </w:rPr>
        <w:t>&lt;내 문체분석&gt;</w:t>
      </w:r>
    </w:p>
    <w:p w14:paraId="3B2E850B" w14:textId="09994B0E" w:rsidR="006452C8" w:rsidRPr="00776411" w:rsidRDefault="006452C8">
      <w:r w:rsidRPr="00776411">
        <w:rPr>
          <w:rFonts w:hint="eastAsia"/>
        </w:rPr>
        <w:t>[일반적 문체]</w:t>
      </w:r>
    </w:p>
    <w:p w14:paraId="6392D2F6" w14:textId="03EF470C" w:rsidR="00CE339F" w:rsidRPr="00776411" w:rsidRDefault="0036569E">
      <w:r w:rsidRPr="00776411">
        <w:rPr>
          <w:rFonts w:hint="eastAsia"/>
        </w:rPr>
        <w:t xml:space="preserve">1. </w:t>
      </w:r>
      <w:r w:rsidR="00100575" w:rsidRPr="00776411">
        <w:rPr>
          <w:rFonts w:hint="eastAsia"/>
        </w:rPr>
        <w:t>합성어를 너무 자주 그리고 인위적으로 사용하지 말라.</w:t>
      </w:r>
    </w:p>
    <w:p w14:paraId="56D822E4" w14:textId="32C94E2B" w:rsidR="004D1FC2" w:rsidRPr="004D1FC2" w:rsidRDefault="004D1FC2" w:rsidP="004D1FC2">
      <w:r w:rsidRPr="00776411">
        <w:rPr>
          <w:rFonts w:hint="eastAsia"/>
        </w:rPr>
        <w:t xml:space="preserve">2. </w:t>
      </w:r>
      <w:r w:rsidRPr="004D1FC2">
        <w:t>소유격 's 제한</w:t>
      </w:r>
      <w:r w:rsidRPr="00776411">
        <w:rPr>
          <w:rFonts w:hint="eastAsia"/>
        </w:rPr>
        <w:t>: ChatGPT</w:t>
      </w:r>
      <w:r w:rsidRPr="00776411">
        <w:t>’</w:t>
      </w:r>
      <w:r w:rsidRPr="00776411">
        <w:rPr>
          <w:rFonts w:hint="eastAsia"/>
        </w:rPr>
        <w:t>s 같은 표현을 지양해라. 수정본에서는</w:t>
      </w:r>
      <w:r w:rsidRPr="00776411">
        <w:t xml:space="preserve"> “affordances of ChatGPT”와 같은 구조 선호</w:t>
      </w:r>
      <w:r w:rsidRPr="00776411">
        <w:rPr>
          <w:rFonts w:hint="eastAsia"/>
        </w:rPr>
        <w:t xml:space="preserve"> →</w:t>
      </w:r>
      <w:r w:rsidRPr="00776411">
        <w:t xml:space="preserve"> 학술 글쓰기에서 비인간 주체(AI, 개념, 도구)의 소유격을 피하려는 스타일 규범 반영.</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72"/>
        <w:gridCol w:w="2593"/>
      </w:tblGrid>
      <w:tr w:rsidR="004D1FC2" w:rsidRPr="004D1FC2" w14:paraId="3F903764"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CBF64A9" w14:textId="77777777" w:rsidR="004D1FC2" w:rsidRPr="004D1FC2" w:rsidRDefault="004D1FC2" w:rsidP="004D1FC2">
            <w:r w:rsidRPr="004D1FC2">
              <w:t>피해야 할 표현</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5858D73" w14:textId="77777777" w:rsidR="004D1FC2" w:rsidRPr="004D1FC2" w:rsidRDefault="004D1FC2" w:rsidP="004D1FC2">
            <w:r w:rsidRPr="004D1FC2">
              <w:t>권장 표현</w:t>
            </w:r>
          </w:p>
        </w:tc>
      </w:tr>
      <w:tr w:rsidR="004D1FC2" w:rsidRPr="004D1FC2" w14:paraId="073B15D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AA9BD2A" w14:textId="77777777" w:rsidR="004D1FC2" w:rsidRPr="004D1FC2" w:rsidRDefault="004D1FC2" w:rsidP="004D1FC2">
            <w:r w:rsidRPr="004D1FC2">
              <w:t>"ChatGPT's affordances"</w:t>
            </w:r>
          </w:p>
        </w:tc>
        <w:tc>
          <w:tcPr>
            <w:tcW w:w="0" w:type="auto"/>
            <w:tcBorders>
              <w:top w:val="single" w:sz="2" w:space="0" w:color="E3E3E3"/>
              <w:left w:val="single" w:sz="2" w:space="0" w:color="E3E3E3"/>
              <w:bottom w:val="single" w:sz="6" w:space="0" w:color="E1E3EA"/>
              <w:right w:val="nil"/>
            </w:tcBorders>
            <w:vAlign w:val="center"/>
            <w:hideMark/>
          </w:tcPr>
          <w:p w14:paraId="7CCAB2D2" w14:textId="77777777" w:rsidR="004D1FC2" w:rsidRPr="004D1FC2" w:rsidRDefault="004D1FC2" w:rsidP="004D1FC2">
            <w:r w:rsidRPr="004D1FC2">
              <w:t>"</w:t>
            </w:r>
            <w:proofErr w:type="gramStart"/>
            <w:r w:rsidRPr="004D1FC2">
              <w:t>affordances</w:t>
            </w:r>
            <w:proofErr w:type="gramEnd"/>
            <w:r w:rsidRPr="004D1FC2">
              <w:t xml:space="preserve"> of ChatGPT"</w:t>
            </w:r>
          </w:p>
        </w:tc>
      </w:tr>
      <w:tr w:rsidR="004D1FC2" w:rsidRPr="004D1FC2" w14:paraId="324D399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0C14375" w14:textId="77777777" w:rsidR="004D1FC2" w:rsidRPr="004D1FC2" w:rsidRDefault="004D1FC2" w:rsidP="004D1FC2">
            <w:r w:rsidRPr="004D1FC2">
              <w:t>"AI's impact"</w:t>
            </w:r>
          </w:p>
        </w:tc>
        <w:tc>
          <w:tcPr>
            <w:tcW w:w="0" w:type="auto"/>
            <w:tcBorders>
              <w:top w:val="single" w:sz="2" w:space="0" w:color="E3E3E3"/>
              <w:left w:val="single" w:sz="2" w:space="0" w:color="E3E3E3"/>
              <w:bottom w:val="single" w:sz="6" w:space="0" w:color="E1E3EA"/>
              <w:right w:val="nil"/>
            </w:tcBorders>
            <w:vAlign w:val="center"/>
            <w:hideMark/>
          </w:tcPr>
          <w:p w14:paraId="11458007" w14:textId="77777777" w:rsidR="004D1FC2" w:rsidRPr="004D1FC2" w:rsidRDefault="004D1FC2" w:rsidP="004D1FC2">
            <w:r w:rsidRPr="004D1FC2">
              <w:t>"</w:t>
            </w:r>
            <w:proofErr w:type="gramStart"/>
            <w:r w:rsidRPr="004D1FC2">
              <w:t>impact</w:t>
            </w:r>
            <w:proofErr w:type="gramEnd"/>
            <w:r w:rsidRPr="004D1FC2">
              <w:t xml:space="preserve"> of AI"</w:t>
            </w:r>
          </w:p>
        </w:tc>
      </w:tr>
      <w:tr w:rsidR="004D1FC2" w:rsidRPr="004D1FC2" w14:paraId="2F67F08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7A6A81C" w14:textId="77777777" w:rsidR="004D1FC2" w:rsidRPr="004D1FC2" w:rsidRDefault="004D1FC2" w:rsidP="004D1FC2">
            <w:r w:rsidRPr="004D1FC2">
              <w:t>"students' perceptions"</w:t>
            </w:r>
          </w:p>
        </w:tc>
        <w:tc>
          <w:tcPr>
            <w:tcW w:w="0" w:type="auto"/>
            <w:tcBorders>
              <w:top w:val="single" w:sz="2" w:space="0" w:color="E3E3E3"/>
              <w:left w:val="single" w:sz="2" w:space="0" w:color="E3E3E3"/>
              <w:bottom w:val="single" w:sz="6" w:space="0" w:color="E1E3EA"/>
              <w:right w:val="nil"/>
            </w:tcBorders>
            <w:vAlign w:val="center"/>
            <w:hideMark/>
          </w:tcPr>
          <w:p w14:paraId="2F8C2B5A" w14:textId="77777777" w:rsidR="004D1FC2" w:rsidRPr="004D1FC2" w:rsidRDefault="004D1FC2" w:rsidP="004D1FC2">
            <w:r w:rsidRPr="004D1FC2">
              <w:t>"</w:t>
            </w:r>
            <w:proofErr w:type="gramStart"/>
            <w:r w:rsidRPr="004D1FC2">
              <w:t>perceptions</w:t>
            </w:r>
            <w:proofErr w:type="gramEnd"/>
            <w:r w:rsidRPr="004D1FC2">
              <w:t xml:space="preserve"> of students"</w:t>
            </w:r>
          </w:p>
        </w:tc>
      </w:tr>
      <w:tr w:rsidR="004D1FC2" w:rsidRPr="004D1FC2" w14:paraId="69FA11B0"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4182C31B" w14:textId="77777777" w:rsidR="004D1FC2" w:rsidRPr="004D1FC2" w:rsidRDefault="004D1FC2" w:rsidP="004D1FC2">
            <w:r w:rsidRPr="004D1FC2">
              <w:t>"teachers' judgment"</w:t>
            </w:r>
          </w:p>
        </w:tc>
        <w:tc>
          <w:tcPr>
            <w:tcW w:w="0" w:type="auto"/>
            <w:tcBorders>
              <w:top w:val="single" w:sz="2" w:space="0" w:color="E3E3E3"/>
              <w:left w:val="single" w:sz="2" w:space="0" w:color="E3E3E3"/>
              <w:bottom w:val="nil"/>
              <w:right w:val="nil"/>
            </w:tcBorders>
            <w:vAlign w:val="center"/>
            <w:hideMark/>
          </w:tcPr>
          <w:p w14:paraId="5083C3C4" w14:textId="77777777" w:rsidR="004D1FC2" w:rsidRPr="004D1FC2" w:rsidRDefault="004D1FC2" w:rsidP="004D1FC2">
            <w:r w:rsidRPr="004D1FC2">
              <w:t>"</w:t>
            </w:r>
            <w:proofErr w:type="gramStart"/>
            <w:r w:rsidRPr="004D1FC2">
              <w:t>judgment</w:t>
            </w:r>
            <w:proofErr w:type="gramEnd"/>
            <w:r w:rsidRPr="004D1FC2">
              <w:t xml:space="preserve"> of </w:t>
            </w:r>
            <w:proofErr w:type="gramStart"/>
            <w:r w:rsidRPr="004D1FC2">
              <w:t>teachers</w:t>
            </w:r>
            <w:proofErr w:type="gramEnd"/>
            <w:r w:rsidRPr="004D1FC2">
              <w:t>"</w:t>
            </w:r>
          </w:p>
        </w:tc>
      </w:tr>
    </w:tbl>
    <w:p w14:paraId="398584D3" w14:textId="77777777" w:rsidR="004D1FC2" w:rsidRPr="004D1FC2" w:rsidRDefault="004D1FC2" w:rsidP="004D1FC2">
      <w:r w:rsidRPr="004D1FC2">
        <w:t>→ 예외: 사람에 대한 소유격은 허용 (e.g., "Smith's theory")</w:t>
      </w:r>
    </w:p>
    <w:p w14:paraId="4C9C415B" w14:textId="52455E1B" w:rsidR="004D1FC2" w:rsidRPr="00776411" w:rsidRDefault="004D1FC2" w:rsidP="003A3741"/>
    <w:p w14:paraId="2526BE4C" w14:textId="4CC2EEDB" w:rsidR="00100575" w:rsidRPr="00776411" w:rsidRDefault="0036569E">
      <w:r w:rsidRPr="00776411">
        <w:rPr>
          <w:rFonts w:hint="eastAsia"/>
        </w:rPr>
        <w:t>3</w:t>
      </w:r>
      <w:r w:rsidR="00100575" w:rsidRPr="00776411">
        <w:rPr>
          <w:rFonts w:hint="eastAsia"/>
        </w:rPr>
        <w:t>. 추상화를 경계하고 구체적으로 보다 일반적인 단어를 사용하라.</w:t>
      </w:r>
    </w:p>
    <w:p w14:paraId="3FEFCEB0" w14:textId="01DE02FB" w:rsidR="00B8753B" w:rsidRPr="00776411" w:rsidRDefault="0036569E">
      <w:r w:rsidRPr="00776411">
        <w:rPr>
          <w:rFonts w:hint="eastAsia"/>
        </w:rPr>
        <w:t>4</w:t>
      </w:r>
      <w:r w:rsidR="00B8753B" w:rsidRPr="00776411">
        <w:rPr>
          <w:rFonts w:hint="eastAsia"/>
        </w:rPr>
        <w:t xml:space="preserve">. </w:t>
      </w:r>
      <w:r w:rsidR="00B8753B" w:rsidRPr="00776411">
        <w:t>—</w:t>
      </w:r>
      <w:r w:rsidR="00B8753B" w:rsidRPr="00776411">
        <w:rPr>
          <w:rFonts w:hint="eastAsia"/>
        </w:rPr>
        <w:t xml:space="preserve"> 긴 dash나 콜론 사용을 자제하고, 문장을 나누거나 comma를 사용하거나 다른 방법을 강구하라.</w:t>
      </w:r>
    </w:p>
    <w:p w14:paraId="373E6ED9" w14:textId="3469EC57" w:rsidR="006452C8" w:rsidRPr="00776411" w:rsidRDefault="006452C8" w:rsidP="006452C8">
      <w:r w:rsidRPr="00776411">
        <w:rPr>
          <w:rFonts w:hint="eastAsia"/>
        </w:rPr>
        <w:t>5</w:t>
      </w:r>
      <w:r w:rsidRPr="00776411">
        <w:t>. AI-생성 문체 탈피: 복합 명사/합성어 최소화</w:t>
      </w:r>
    </w:p>
    <w:p w14:paraId="712F4CE0" w14:textId="77777777" w:rsidR="006452C8" w:rsidRPr="00776411" w:rsidRDefault="006452C8" w:rsidP="006452C8">
      <w:r w:rsidRPr="00776411">
        <w:rPr>
          <w:rFonts w:hint="eastAsia"/>
        </w:rPr>
        <w:t>원문</w:t>
      </w:r>
      <w:r w:rsidRPr="00776411">
        <w:t>(AI 스타일): “dual-methodological approach”</w:t>
      </w:r>
    </w:p>
    <w:p w14:paraId="3EA5299B" w14:textId="77777777" w:rsidR="006452C8" w:rsidRPr="00776411" w:rsidRDefault="006452C8" w:rsidP="006452C8">
      <w:r w:rsidRPr="00776411">
        <w:rPr>
          <w:rFonts w:hint="eastAsia"/>
        </w:rPr>
        <w:t>수정본</w:t>
      </w:r>
      <w:r w:rsidRPr="00776411">
        <w:t>: “dual methodological approach” (혹은 더 자연스러운 재구성)</w:t>
      </w:r>
    </w:p>
    <w:p w14:paraId="366AEDB9" w14:textId="6139FF71" w:rsidR="006452C8" w:rsidRPr="00776411" w:rsidRDefault="006452C8" w:rsidP="006452C8">
      <w:r w:rsidRPr="00776411">
        <w:rPr>
          <w:rFonts w:hint="eastAsia"/>
        </w:rPr>
        <w:t>→</w:t>
      </w:r>
      <w:r w:rsidRPr="00776411">
        <w:t xml:space="preserve"> 불필요한 하이픈/합성어 사용 자제, 더 읽기 쉬운 문장 구조 선호.</w:t>
      </w:r>
    </w:p>
    <w:p w14:paraId="580C288F" w14:textId="77777777" w:rsidR="006957C5" w:rsidRPr="00776411" w:rsidRDefault="006957C5" w:rsidP="006957C5">
      <w:r w:rsidRPr="00776411">
        <w:rPr>
          <w:rFonts w:hint="eastAsia"/>
        </w:rPr>
        <w:t xml:space="preserve">6. </w:t>
      </w:r>
      <w:r w:rsidRPr="00776411">
        <w:t xml:space="preserve">접속사 및 </w:t>
      </w:r>
      <w:proofErr w:type="spellStart"/>
      <w:r w:rsidRPr="00776411">
        <w:t>전환어</w:t>
      </w:r>
      <w:proofErr w:type="spellEnd"/>
      <w:r w:rsidRPr="00776411">
        <w:t xml:space="preserve"> 사용</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55"/>
        <w:gridCol w:w="4380"/>
      </w:tblGrid>
      <w:tr w:rsidR="006957C5" w:rsidRPr="006957C5" w14:paraId="02A3C68A"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57CC8E5" w14:textId="77777777" w:rsidR="006957C5" w:rsidRPr="006957C5" w:rsidRDefault="006957C5" w:rsidP="006957C5">
            <w:r w:rsidRPr="006957C5">
              <w:t>위치</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7F33D5F3" w14:textId="77777777" w:rsidR="006957C5" w:rsidRPr="006957C5" w:rsidRDefault="006957C5" w:rsidP="006957C5">
            <w:r w:rsidRPr="006957C5">
              <w:t>사용 패턴</w:t>
            </w:r>
          </w:p>
        </w:tc>
      </w:tr>
      <w:tr w:rsidR="006957C5" w:rsidRPr="006957C5" w14:paraId="6953208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00447F7" w14:textId="77777777" w:rsidR="006957C5" w:rsidRPr="006957C5" w:rsidRDefault="006957C5" w:rsidP="006957C5">
            <w:r w:rsidRPr="006957C5">
              <w:t>문장 시작</w:t>
            </w:r>
          </w:p>
        </w:tc>
        <w:tc>
          <w:tcPr>
            <w:tcW w:w="0" w:type="auto"/>
            <w:tcBorders>
              <w:top w:val="single" w:sz="2" w:space="0" w:color="E3E3E3"/>
              <w:left w:val="single" w:sz="2" w:space="0" w:color="E3E3E3"/>
              <w:bottom w:val="single" w:sz="6" w:space="0" w:color="E1E3EA"/>
              <w:right w:val="nil"/>
            </w:tcBorders>
            <w:vAlign w:val="center"/>
            <w:hideMark/>
          </w:tcPr>
          <w:p w14:paraId="1F49B28A" w14:textId="77777777" w:rsidR="006957C5" w:rsidRPr="006957C5" w:rsidRDefault="006957C5" w:rsidP="006957C5">
            <w:r w:rsidRPr="006957C5">
              <w:t>"So," "Also," "In addition," "Similarly,"</w:t>
            </w:r>
          </w:p>
        </w:tc>
      </w:tr>
      <w:tr w:rsidR="006957C5" w:rsidRPr="006957C5" w14:paraId="3F9DBE3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5132D43" w14:textId="77777777" w:rsidR="006957C5" w:rsidRPr="006957C5" w:rsidRDefault="006957C5" w:rsidP="006957C5">
            <w:r w:rsidRPr="006957C5">
              <w:t>문장 중간</w:t>
            </w:r>
          </w:p>
        </w:tc>
        <w:tc>
          <w:tcPr>
            <w:tcW w:w="0" w:type="auto"/>
            <w:tcBorders>
              <w:top w:val="single" w:sz="2" w:space="0" w:color="E3E3E3"/>
              <w:left w:val="single" w:sz="2" w:space="0" w:color="E3E3E3"/>
              <w:bottom w:val="single" w:sz="6" w:space="0" w:color="E1E3EA"/>
              <w:right w:val="nil"/>
            </w:tcBorders>
            <w:vAlign w:val="center"/>
            <w:hideMark/>
          </w:tcPr>
          <w:p w14:paraId="3BBC3DDB" w14:textId="77777777" w:rsidR="006957C5" w:rsidRPr="006957C5" w:rsidRDefault="006957C5" w:rsidP="006957C5">
            <w:r w:rsidRPr="006957C5">
              <w:t>"</w:t>
            </w:r>
            <w:proofErr w:type="gramStart"/>
            <w:r w:rsidRPr="006957C5">
              <w:t>but</w:t>
            </w:r>
            <w:proofErr w:type="gramEnd"/>
            <w:r w:rsidRPr="006957C5">
              <w:t>," "</w:t>
            </w:r>
            <w:proofErr w:type="gramStart"/>
            <w:r w:rsidRPr="006957C5">
              <w:t>and,</w:t>
            </w:r>
            <w:proofErr w:type="gramEnd"/>
            <w:r w:rsidRPr="006957C5">
              <w:t>" "</w:t>
            </w:r>
            <w:proofErr w:type="gramStart"/>
            <w:r w:rsidRPr="006957C5">
              <w:t>while,</w:t>
            </w:r>
            <w:proofErr w:type="gramEnd"/>
            <w:r w:rsidRPr="006957C5">
              <w:t>"</w:t>
            </w:r>
          </w:p>
        </w:tc>
      </w:tr>
      <w:tr w:rsidR="006957C5" w:rsidRPr="006957C5" w14:paraId="6A075592"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21974502" w14:textId="77777777" w:rsidR="006957C5" w:rsidRPr="006957C5" w:rsidRDefault="006957C5" w:rsidP="006957C5">
            <w:r w:rsidRPr="006957C5">
              <w:t>문단 연결</w:t>
            </w:r>
          </w:p>
        </w:tc>
        <w:tc>
          <w:tcPr>
            <w:tcW w:w="0" w:type="auto"/>
            <w:tcBorders>
              <w:top w:val="single" w:sz="2" w:space="0" w:color="E3E3E3"/>
              <w:left w:val="single" w:sz="2" w:space="0" w:color="E3E3E3"/>
              <w:bottom w:val="nil"/>
              <w:right w:val="nil"/>
            </w:tcBorders>
            <w:vAlign w:val="center"/>
            <w:hideMark/>
          </w:tcPr>
          <w:p w14:paraId="433F2F53" w14:textId="77777777" w:rsidR="006957C5" w:rsidRPr="006957C5" w:rsidRDefault="006957C5" w:rsidP="006957C5">
            <w:r w:rsidRPr="006957C5">
              <w:t>"Regarding," "In relation to," "Additionally,"</w:t>
            </w:r>
          </w:p>
        </w:tc>
      </w:tr>
    </w:tbl>
    <w:p w14:paraId="7FBB6D54" w14:textId="366ABAC0" w:rsidR="006452C8" w:rsidRPr="00776411" w:rsidRDefault="006452C8" w:rsidP="00691A7B"/>
    <w:p w14:paraId="45131E25" w14:textId="0130AF27" w:rsidR="00783CE9" w:rsidRPr="00776411" w:rsidRDefault="00783CE9" w:rsidP="00783CE9">
      <w:r w:rsidRPr="00776411">
        <w:rPr>
          <w:rFonts w:hint="eastAsia"/>
        </w:rPr>
        <w:lastRenderedPageBreak/>
        <w:t xml:space="preserve">7. </w:t>
      </w:r>
      <w:r w:rsidRPr="00776411">
        <w:t>어휘 선택(Vocabulary Choice)</w:t>
      </w:r>
    </w:p>
    <w:p w14:paraId="097843CB" w14:textId="4CCD4427" w:rsidR="00783CE9" w:rsidRPr="00783CE9" w:rsidRDefault="00783CE9" w:rsidP="00783CE9">
      <w:r w:rsidRPr="00776411">
        <w:rPr>
          <w:rFonts w:hint="eastAsia"/>
        </w:rPr>
        <w:t>(1)</w:t>
      </w:r>
      <w:r w:rsidRPr="00783CE9">
        <w:t xml:space="preserve"> 과도한 형용사 완화</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11"/>
        <w:gridCol w:w="2138"/>
        <w:gridCol w:w="2900"/>
      </w:tblGrid>
      <w:tr w:rsidR="00783CE9" w:rsidRPr="00783CE9" w14:paraId="77FF9B94"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65CD67C2" w14:textId="77777777" w:rsidR="00783CE9" w:rsidRPr="00783CE9" w:rsidRDefault="00783CE9" w:rsidP="00783CE9">
            <w:r w:rsidRPr="00783CE9">
              <w:t>원문 (AI 생성)</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4127357" w14:textId="77777777" w:rsidR="00783CE9" w:rsidRPr="00783CE9" w:rsidRDefault="00783CE9" w:rsidP="00783CE9">
            <w:r w:rsidRPr="00783CE9">
              <w:t>수정 (나의 스타일)</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22DF9FBB" w14:textId="77777777" w:rsidR="00783CE9" w:rsidRPr="00783CE9" w:rsidRDefault="00783CE9" w:rsidP="00783CE9">
            <w:r w:rsidRPr="00783CE9">
              <w:t>원리</w:t>
            </w:r>
          </w:p>
        </w:tc>
      </w:tr>
      <w:tr w:rsidR="00783CE9" w:rsidRPr="00783CE9" w14:paraId="1E81ECB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4006405" w14:textId="77777777" w:rsidR="00783CE9" w:rsidRPr="00783CE9" w:rsidRDefault="00783CE9" w:rsidP="00783CE9">
            <w:r w:rsidRPr="00783CE9">
              <w:t>"</w:t>
            </w:r>
            <w:proofErr w:type="gramStart"/>
            <w:r w:rsidRPr="00783CE9">
              <w:t>accurately</w:t>
            </w:r>
            <w:proofErr w:type="gramEnd"/>
            <w:r w:rsidRPr="00783CE9">
              <w:t xml:space="preserve"> captures"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E09D2FB" w14:textId="77777777" w:rsidR="00783CE9" w:rsidRPr="00783CE9" w:rsidRDefault="00783CE9" w:rsidP="00783CE9">
            <w:r w:rsidRPr="00783CE9">
              <w:t>"</w:t>
            </w:r>
            <w:proofErr w:type="gramStart"/>
            <w:r w:rsidRPr="00783CE9">
              <w:t>well</w:t>
            </w:r>
            <w:proofErr w:type="gramEnd"/>
            <w:r w:rsidRPr="00783CE9">
              <w:t xml:space="preserve"> reflects"</w:t>
            </w:r>
          </w:p>
        </w:tc>
        <w:tc>
          <w:tcPr>
            <w:tcW w:w="0" w:type="auto"/>
            <w:tcBorders>
              <w:top w:val="single" w:sz="2" w:space="0" w:color="E3E3E3"/>
              <w:left w:val="single" w:sz="2" w:space="0" w:color="E3E3E3"/>
              <w:bottom w:val="single" w:sz="6" w:space="0" w:color="E1E3EA"/>
              <w:right w:val="nil"/>
            </w:tcBorders>
            <w:vAlign w:val="center"/>
            <w:hideMark/>
          </w:tcPr>
          <w:p w14:paraId="19EFC5BF" w14:textId="77777777" w:rsidR="00783CE9" w:rsidRPr="00783CE9" w:rsidRDefault="00783CE9" w:rsidP="00783CE9">
            <w:r w:rsidRPr="00783CE9">
              <w:t>절대적 표현 → 상대적 표현</w:t>
            </w:r>
          </w:p>
        </w:tc>
      </w:tr>
      <w:tr w:rsidR="00783CE9" w:rsidRPr="00783CE9" w14:paraId="7B53668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96297B2" w14:textId="77777777" w:rsidR="00783CE9" w:rsidRPr="00783CE9" w:rsidRDefault="00783CE9" w:rsidP="00783CE9">
            <w:r w:rsidRPr="00783CE9">
              <w:t>"valuable"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6626D7E" w14:textId="77777777" w:rsidR="00783CE9" w:rsidRPr="00783CE9" w:rsidRDefault="00783CE9" w:rsidP="00783CE9">
            <w:r w:rsidRPr="00783CE9">
              <w:t>"interesting"</w:t>
            </w:r>
          </w:p>
        </w:tc>
        <w:tc>
          <w:tcPr>
            <w:tcW w:w="0" w:type="auto"/>
            <w:tcBorders>
              <w:top w:val="single" w:sz="2" w:space="0" w:color="E3E3E3"/>
              <w:left w:val="single" w:sz="2" w:space="0" w:color="E3E3E3"/>
              <w:bottom w:val="single" w:sz="6" w:space="0" w:color="E1E3EA"/>
              <w:right w:val="nil"/>
            </w:tcBorders>
            <w:vAlign w:val="center"/>
            <w:hideMark/>
          </w:tcPr>
          <w:p w14:paraId="190F4EEC" w14:textId="77777777" w:rsidR="00783CE9" w:rsidRPr="00783CE9" w:rsidRDefault="00783CE9" w:rsidP="00783CE9">
            <w:r w:rsidRPr="00783CE9">
              <w:t>가치 판단 완화</w:t>
            </w:r>
          </w:p>
        </w:tc>
      </w:tr>
      <w:tr w:rsidR="00783CE9" w:rsidRPr="00783CE9" w14:paraId="2251235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9917574" w14:textId="77777777" w:rsidR="00783CE9" w:rsidRPr="00783CE9" w:rsidRDefault="00783CE9" w:rsidP="00783CE9">
            <w:r w:rsidRPr="00783CE9">
              <w:t>"</w:t>
            </w:r>
            <w:proofErr w:type="gramStart"/>
            <w:r w:rsidRPr="00783CE9">
              <w:t>major</w:t>
            </w:r>
            <w:proofErr w:type="gramEnd"/>
            <w:r w:rsidRPr="00783CE9">
              <w:t xml:space="preserve"> revisions"</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C53BB54" w14:textId="77777777" w:rsidR="00783CE9" w:rsidRPr="00783CE9" w:rsidRDefault="00783CE9" w:rsidP="00783CE9">
            <w:r w:rsidRPr="00783CE9">
              <w:t>"</w:t>
            </w:r>
            <w:proofErr w:type="gramStart"/>
            <w:r w:rsidRPr="00783CE9">
              <w:t>some</w:t>
            </w:r>
            <w:proofErr w:type="gramEnd"/>
            <w:r w:rsidRPr="00783CE9">
              <w:t xml:space="preserve"> revisions"</w:t>
            </w:r>
          </w:p>
        </w:tc>
        <w:tc>
          <w:tcPr>
            <w:tcW w:w="0" w:type="auto"/>
            <w:tcBorders>
              <w:top w:val="single" w:sz="2" w:space="0" w:color="E3E3E3"/>
              <w:left w:val="single" w:sz="2" w:space="0" w:color="E3E3E3"/>
              <w:bottom w:val="single" w:sz="6" w:space="0" w:color="E1E3EA"/>
              <w:right w:val="nil"/>
            </w:tcBorders>
            <w:vAlign w:val="center"/>
            <w:hideMark/>
          </w:tcPr>
          <w:p w14:paraId="63467DB3" w14:textId="77777777" w:rsidR="00783CE9" w:rsidRPr="00783CE9" w:rsidRDefault="00783CE9" w:rsidP="00783CE9">
            <w:r w:rsidRPr="00783CE9">
              <w:t>강도 조절</w:t>
            </w:r>
          </w:p>
        </w:tc>
      </w:tr>
      <w:tr w:rsidR="00783CE9" w:rsidRPr="00783CE9" w14:paraId="682AE95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DC6200B" w14:textId="77777777" w:rsidR="00783CE9" w:rsidRPr="00783CE9" w:rsidRDefault="00783CE9" w:rsidP="00783CE9">
            <w:r w:rsidRPr="00783CE9">
              <w:t>"</w:t>
            </w:r>
            <w:proofErr w:type="gramStart"/>
            <w:r w:rsidRPr="00783CE9">
              <w:t>critical</w:t>
            </w:r>
            <w:proofErr w:type="gramEnd"/>
            <w:r w:rsidRPr="00783CE9">
              <w:t xml:space="preserve"> citation error"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4C8127F" w14:textId="77777777" w:rsidR="00783CE9" w:rsidRPr="00783CE9" w:rsidRDefault="00783CE9" w:rsidP="00783CE9">
            <w:r w:rsidRPr="00783CE9">
              <w:t>"</w:t>
            </w:r>
            <w:proofErr w:type="gramStart"/>
            <w:r w:rsidRPr="00783CE9">
              <w:t>citation</w:t>
            </w:r>
            <w:proofErr w:type="gramEnd"/>
            <w:r w:rsidRPr="00783CE9">
              <w:t xml:space="preserve"> error"</w:t>
            </w:r>
          </w:p>
        </w:tc>
        <w:tc>
          <w:tcPr>
            <w:tcW w:w="0" w:type="auto"/>
            <w:tcBorders>
              <w:top w:val="single" w:sz="2" w:space="0" w:color="E3E3E3"/>
              <w:left w:val="single" w:sz="2" w:space="0" w:color="E3E3E3"/>
              <w:bottom w:val="single" w:sz="6" w:space="0" w:color="E1E3EA"/>
              <w:right w:val="nil"/>
            </w:tcBorders>
            <w:vAlign w:val="center"/>
            <w:hideMark/>
          </w:tcPr>
          <w:p w14:paraId="1A7A7D70" w14:textId="77777777" w:rsidR="00783CE9" w:rsidRPr="00783CE9" w:rsidRDefault="00783CE9" w:rsidP="00783CE9">
            <w:r w:rsidRPr="00783CE9">
              <w:t>과장된 수식어 제거</w:t>
            </w:r>
          </w:p>
        </w:tc>
      </w:tr>
      <w:tr w:rsidR="00783CE9" w:rsidRPr="00783CE9" w14:paraId="0AFC68A7"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14746B0" w14:textId="77777777" w:rsidR="00783CE9" w:rsidRPr="00783CE9" w:rsidRDefault="00783CE9" w:rsidP="00783CE9">
            <w:r w:rsidRPr="00783CE9">
              <w:t>"</w:t>
            </w:r>
            <w:proofErr w:type="gramStart"/>
            <w:r w:rsidRPr="00783CE9">
              <w:t>remarkable</w:t>
            </w:r>
            <w:proofErr w:type="gramEnd"/>
            <w:r w:rsidRPr="00783CE9">
              <w:t xml:space="preserve"> differences"</w:t>
            </w:r>
          </w:p>
        </w:tc>
        <w:tc>
          <w:tcPr>
            <w:tcW w:w="0" w:type="auto"/>
            <w:tcBorders>
              <w:top w:val="single" w:sz="2" w:space="0" w:color="E3E3E3"/>
              <w:left w:val="single" w:sz="2" w:space="0" w:color="E3E3E3"/>
              <w:bottom w:val="nil"/>
              <w:right w:val="single" w:sz="6" w:space="0" w:color="E1E3EA"/>
            </w:tcBorders>
            <w:vAlign w:val="center"/>
            <w:hideMark/>
          </w:tcPr>
          <w:p w14:paraId="366FA6BA" w14:textId="77777777" w:rsidR="00783CE9" w:rsidRPr="00783CE9" w:rsidRDefault="00783CE9" w:rsidP="00783CE9">
            <w:r w:rsidRPr="00783CE9">
              <w:t>"</w:t>
            </w:r>
            <w:proofErr w:type="gramStart"/>
            <w:r w:rsidRPr="00783CE9">
              <w:t>notable</w:t>
            </w:r>
            <w:proofErr w:type="gramEnd"/>
            <w:r w:rsidRPr="00783CE9">
              <w:t xml:space="preserve"> differences"</w:t>
            </w:r>
          </w:p>
        </w:tc>
        <w:tc>
          <w:tcPr>
            <w:tcW w:w="0" w:type="auto"/>
            <w:tcBorders>
              <w:top w:val="single" w:sz="2" w:space="0" w:color="E3E3E3"/>
              <w:left w:val="single" w:sz="2" w:space="0" w:color="E3E3E3"/>
              <w:bottom w:val="nil"/>
              <w:right w:val="nil"/>
            </w:tcBorders>
            <w:vAlign w:val="center"/>
            <w:hideMark/>
          </w:tcPr>
          <w:p w14:paraId="745C10C6" w14:textId="77777777" w:rsidR="00783CE9" w:rsidRPr="00783CE9" w:rsidRDefault="00783CE9" w:rsidP="00783CE9">
            <w:r w:rsidRPr="00783CE9">
              <w:t>감정적 어조 제거</w:t>
            </w:r>
          </w:p>
        </w:tc>
      </w:tr>
    </w:tbl>
    <w:p w14:paraId="0143D6BC" w14:textId="288D0654" w:rsidR="00783CE9" w:rsidRDefault="00783CE9" w:rsidP="00783CE9"/>
    <w:p w14:paraId="24A7A2B2" w14:textId="49A7DCC8" w:rsidR="00FE7BF2" w:rsidRDefault="008F040A" w:rsidP="00783CE9">
      <w:r>
        <w:rPr>
          <w:rFonts w:hint="eastAsia"/>
        </w:rPr>
        <w:t xml:space="preserve">어휘: </w:t>
      </w:r>
      <w:r w:rsidR="00FE7BF2">
        <w:rPr>
          <w:rFonts w:hint="eastAsia"/>
        </w:rPr>
        <w:t xml:space="preserve">account </w:t>
      </w:r>
      <w:r w:rsidR="00FE7BF2">
        <w:rPr>
          <w:rFonts w:ascii="Calibri" w:hAnsi="Calibri" w:cs="Calibri"/>
        </w:rPr>
        <w:t>→</w:t>
      </w:r>
      <w:r w:rsidR="00FE7BF2">
        <w:rPr>
          <w:rFonts w:hint="eastAsia"/>
        </w:rPr>
        <w:t xml:space="preserve"> </w:t>
      </w:r>
      <w:proofErr w:type="gramStart"/>
      <w:r w:rsidR="00FE7BF2">
        <w:rPr>
          <w:rFonts w:hint="eastAsia"/>
        </w:rPr>
        <w:t>description /</w:t>
      </w:r>
      <w:proofErr w:type="gramEnd"/>
      <w:r w:rsidR="00FE7BF2">
        <w:rPr>
          <w:rFonts w:hint="eastAsia"/>
        </w:rPr>
        <w:t xml:space="preserve"> explanation </w:t>
      </w:r>
    </w:p>
    <w:p w14:paraId="10755FB4" w14:textId="77777777" w:rsidR="00FE7BF2" w:rsidRPr="00776411" w:rsidRDefault="00FE7BF2" w:rsidP="00783CE9"/>
    <w:p w14:paraId="104797BA" w14:textId="6BF71740" w:rsidR="00783CE9" w:rsidRPr="00783CE9" w:rsidRDefault="00783CE9" w:rsidP="00783CE9">
      <w:r w:rsidRPr="00776411">
        <w:rPr>
          <w:rFonts w:hint="eastAsia"/>
        </w:rPr>
        <w:t>(2)</w:t>
      </w:r>
      <w:r w:rsidRPr="00783CE9">
        <w:t xml:space="preserve"> 구체적 동사 선호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40"/>
        <w:gridCol w:w="1418"/>
        <w:gridCol w:w="2268"/>
        <w:gridCol w:w="3402"/>
        <w:gridCol w:w="1417"/>
      </w:tblGrid>
      <w:tr w:rsidR="00783CE9" w:rsidRPr="00783CE9" w14:paraId="7424BC2C" w14:textId="77777777" w:rsidTr="00C778D3">
        <w:trPr>
          <w:tblHeader/>
          <w:tblCellSpacing w:w="15" w:type="dxa"/>
        </w:trPr>
        <w:tc>
          <w:tcPr>
            <w:tcW w:w="3213" w:type="dxa"/>
            <w:gridSpan w:val="2"/>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59471DF" w14:textId="77777777" w:rsidR="00783CE9" w:rsidRPr="00783CE9" w:rsidRDefault="00783CE9" w:rsidP="00783CE9">
            <w:r w:rsidRPr="00783CE9">
              <w:t>원문</w:t>
            </w:r>
          </w:p>
        </w:tc>
        <w:tc>
          <w:tcPr>
            <w:tcW w:w="2238"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4AE12D6F" w14:textId="77777777" w:rsidR="00783CE9" w:rsidRPr="00783CE9" w:rsidRDefault="00783CE9" w:rsidP="00783CE9">
            <w:r w:rsidRPr="00783CE9">
              <w:t>수정</w:t>
            </w:r>
          </w:p>
        </w:tc>
        <w:tc>
          <w:tcPr>
            <w:tcW w:w="4774" w:type="dxa"/>
            <w:gridSpan w:val="2"/>
            <w:tcBorders>
              <w:top w:val="single" w:sz="2" w:space="0" w:color="E3E3E3"/>
              <w:left w:val="single" w:sz="2" w:space="0" w:color="E3E3E3"/>
              <w:bottom w:val="single" w:sz="6" w:space="0" w:color="E1E3EA"/>
              <w:right w:val="nil"/>
            </w:tcBorders>
            <w:shd w:val="clear" w:color="auto" w:fill="F7F8FC"/>
            <w:vAlign w:val="center"/>
            <w:hideMark/>
          </w:tcPr>
          <w:p w14:paraId="3B98E8B8" w14:textId="77777777" w:rsidR="00783CE9" w:rsidRPr="00783CE9" w:rsidRDefault="00783CE9" w:rsidP="00783CE9">
            <w:r w:rsidRPr="00783CE9">
              <w:t>원리</w:t>
            </w:r>
          </w:p>
        </w:tc>
      </w:tr>
      <w:tr w:rsidR="00783CE9" w:rsidRPr="00783CE9" w14:paraId="7FBF2F65" w14:textId="77777777" w:rsidTr="00C778D3">
        <w:trPr>
          <w:tblCellSpacing w:w="15" w:type="dxa"/>
        </w:trPr>
        <w:tc>
          <w:tcPr>
            <w:tcW w:w="3213" w:type="dxa"/>
            <w:gridSpan w:val="2"/>
            <w:tcBorders>
              <w:top w:val="single" w:sz="2" w:space="0" w:color="E3E3E3"/>
              <w:left w:val="single" w:sz="2" w:space="0" w:color="E3E3E3"/>
              <w:bottom w:val="single" w:sz="6" w:space="0" w:color="E1E3EA"/>
              <w:right w:val="single" w:sz="6" w:space="0" w:color="E1E3EA"/>
            </w:tcBorders>
            <w:vAlign w:val="center"/>
            <w:hideMark/>
          </w:tcPr>
          <w:p w14:paraId="4053E250" w14:textId="77777777" w:rsidR="00783CE9" w:rsidRPr="00783CE9" w:rsidRDefault="00783CE9" w:rsidP="00783CE9">
            <w:r w:rsidRPr="00783CE9">
              <w:t>"articulate"</w:t>
            </w:r>
          </w:p>
        </w:tc>
        <w:tc>
          <w:tcPr>
            <w:tcW w:w="2238" w:type="dxa"/>
            <w:tcBorders>
              <w:top w:val="single" w:sz="2" w:space="0" w:color="E3E3E3"/>
              <w:left w:val="single" w:sz="2" w:space="0" w:color="E3E3E3"/>
              <w:bottom w:val="single" w:sz="6" w:space="0" w:color="E1E3EA"/>
              <w:right w:val="single" w:sz="6" w:space="0" w:color="E1E3EA"/>
            </w:tcBorders>
            <w:vAlign w:val="center"/>
            <w:hideMark/>
          </w:tcPr>
          <w:p w14:paraId="6D1DFA7D" w14:textId="77777777" w:rsidR="00783CE9" w:rsidRPr="00783CE9" w:rsidRDefault="00783CE9" w:rsidP="00783CE9">
            <w:r w:rsidRPr="00783CE9">
              <w:t>"describe"</w:t>
            </w:r>
          </w:p>
        </w:tc>
        <w:tc>
          <w:tcPr>
            <w:tcW w:w="4774" w:type="dxa"/>
            <w:gridSpan w:val="2"/>
            <w:tcBorders>
              <w:top w:val="single" w:sz="2" w:space="0" w:color="E3E3E3"/>
              <w:left w:val="single" w:sz="2" w:space="0" w:color="E3E3E3"/>
              <w:bottom w:val="single" w:sz="6" w:space="0" w:color="E1E3EA"/>
              <w:right w:val="nil"/>
            </w:tcBorders>
            <w:vAlign w:val="center"/>
            <w:hideMark/>
          </w:tcPr>
          <w:p w14:paraId="321F8F0A" w14:textId="77777777" w:rsidR="00783CE9" w:rsidRPr="00783CE9" w:rsidRDefault="00783CE9" w:rsidP="00783CE9">
            <w:r w:rsidRPr="00783CE9">
              <w:t>학술적 → 일상적</w:t>
            </w:r>
          </w:p>
        </w:tc>
      </w:tr>
      <w:tr w:rsidR="00783CE9" w:rsidRPr="00783CE9" w14:paraId="57ACD518" w14:textId="77777777" w:rsidTr="00C778D3">
        <w:trPr>
          <w:tblCellSpacing w:w="15" w:type="dxa"/>
        </w:trPr>
        <w:tc>
          <w:tcPr>
            <w:tcW w:w="3213" w:type="dxa"/>
            <w:gridSpan w:val="2"/>
            <w:tcBorders>
              <w:top w:val="single" w:sz="2" w:space="0" w:color="E3E3E3"/>
              <w:left w:val="single" w:sz="2" w:space="0" w:color="E3E3E3"/>
              <w:bottom w:val="single" w:sz="6" w:space="0" w:color="E1E3EA"/>
              <w:right w:val="single" w:sz="6" w:space="0" w:color="E1E3EA"/>
            </w:tcBorders>
            <w:vAlign w:val="center"/>
            <w:hideMark/>
          </w:tcPr>
          <w:p w14:paraId="648A41CE" w14:textId="77777777" w:rsidR="00783CE9" w:rsidRPr="00783CE9" w:rsidRDefault="00783CE9" w:rsidP="00783CE9">
            <w:r w:rsidRPr="00783CE9">
              <w:t>"</w:t>
            </w:r>
            <w:proofErr w:type="gramStart"/>
            <w:r w:rsidRPr="00783CE9">
              <w:t>orient</w:t>
            </w:r>
            <w:proofErr w:type="gramEnd"/>
            <w:r w:rsidRPr="00783CE9">
              <w:t xml:space="preserve"> readers"</w:t>
            </w:r>
          </w:p>
        </w:tc>
        <w:tc>
          <w:tcPr>
            <w:tcW w:w="2238" w:type="dxa"/>
            <w:tcBorders>
              <w:top w:val="single" w:sz="2" w:space="0" w:color="E3E3E3"/>
              <w:left w:val="single" w:sz="2" w:space="0" w:color="E3E3E3"/>
              <w:bottom w:val="single" w:sz="6" w:space="0" w:color="E1E3EA"/>
              <w:right w:val="single" w:sz="6" w:space="0" w:color="E1E3EA"/>
            </w:tcBorders>
            <w:vAlign w:val="center"/>
            <w:hideMark/>
          </w:tcPr>
          <w:p w14:paraId="270B6F74" w14:textId="77777777" w:rsidR="00783CE9" w:rsidRPr="00783CE9" w:rsidRDefault="00783CE9" w:rsidP="00783CE9">
            <w:r w:rsidRPr="00783CE9">
              <w:t>"</w:t>
            </w:r>
            <w:proofErr w:type="gramStart"/>
            <w:r w:rsidRPr="00783CE9">
              <w:t>lead</w:t>
            </w:r>
            <w:proofErr w:type="gramEnd"/>
            <w:r w:rsidRPr="00783CE9">
              <w:t xml:space="preserve"> readers"</w:t>
            </w:r>
          </w:p>
        </w:tc>
        <w:tc>
          <w:tcPr>
            <w:tcW w:w="4774" w:type="dxa"/>
            <w:gridSpan w:val="2"/>
            <w:tcBorders>
              <w:top w:val="single" w:sz="2" w:space="0" w:color="E3E3E3"/>
              <w:left w:val="single" w:sz="2" w:space="0" w:color="E3E3E3"/>
              <w:bottom w:val="single" w:sz="6" w:space="0" w:color="E1E3EA"/>
              <w:right w:val="nil"/>
            </w:tcBorders>
            <w:vAlign w:val="center"/>
            <w:hideMark/>
          </w:tcPr>
          <w:p w14:paraId="7CBF7307" w14:textId="77777777" w:rsidR="00783CE9" w:rsidRPr="00783CE9" w:rsidRDefault="00783CE9" w:rsidP="00783CE9">
            <w:r w:rsidRPr="00783CE9">
              <w:t>추상적 → 구체적</w:t>
            </w:r>
          </w:p>
        </w:tc>
      </w:tr>
      <w:tr w:rsidR="00783CE9" w:rsidRPr="00783CE9" w14:paraId="779A7B79" w14:textId="77777777" w:rsidTr="00C778D3">
        <w:trPr>
          <w:tblCellSpacing w:w="15" w:type="dxa"/>
        </w:trPr>
        <w:tc>
          <w:tcPr>
            <w:tcW w:w="3213" w:type="dxa"/>
            <w:gridSpan w:val="2"/>
            <w:tcBorders>
              <w:top w:val="single" w:sz="2" w:space="0" w:color="E3E3E3"/>
              <w:left w:val="single" w:sz="2" w:space="0" w:color="E3E3E3"/>
              <w:bottom w:val="single" w:sz="6" w:space="0" w:color="E1E3EA"/>
              <w:right w:val="single" w:sz="6" w:space="0" w:color="E1E3EA"/>
            </w:tcBorders>
            <w:vAlign w:val="center"/>
            <w:hideMark/>
          </w:tcPr>
          <w:p w14:paraId="1C77D5CF" w14:textId="77777777" w:rsidR="00783CE9" w:rsidRPr="00783CE9" w:rsidRDefault="00783CE9" w:rsidP="00783CE9">
            <w:r w:rsidRPr="00783CE9">
              <w:t>"foreground"</w:t>
            </w:r>
          </w:p>
        </w:tc>
        <w:tc>
          <w:tcPr>
            <w:tcW w:w="2238" w:type="dxa"/>
            <w:tcBorders>
              <w:top w:val="single" w:sz="2" w:space="0" w:color="E3E3E3"/>
              <w:left w:val="single" w:sz="2" w:space="0" w:color="E3E3E3"/>
              <w:bottom w:val="single" w:sz="6" w:space="0" w:color="E1E3EA"/>
              <w:right w:val="single" w:sz="6" w:space="0" w:color="E1E3EA"/>
            </w:tcBorders>
            <w:vAlign w:val="center"/>
            <w:hideMark/>
          </w:tcPr>
          <w:p w14:paraId="3C5222BE" w14:textId="77777777" w:rsidR="00783CE9" w:rsidRPr="00783CE9" w:rsidRDefault="00783CE9" w:rsidP="00783CE9">
            <w:r w:rsidRPr="00783CE9">
              <w:t>"show" / "highlight"</w:t>
            </w:r>
          </w:p>
        </w:tc>
        <w:tc>
          <w:tcPr>
            <w:tcW w:w="4774" w:type="dxa"/>
            <w:gridSpan w:val="2"/>
            <w:tcBorders>
              <w:top w:val="single" w:sz="2" w:space="0" w:color="E3E3E3"/>
              <w:left w:val="single" w:sz="2" w:space="0" w:color="E3E3E3"/>
              <w:bottom w:val="single" w:sz="6" w:space="0" w:color="E1E3EA"/>
              <w:right w:val="nil"/>
            </w:tcBorders>
            <w:vAlign w:val="center"/>
            <w:hideMark/>
          </w:tcPr>
          <w:p w14:paraId="360BA3DF" w14:textId="77777777" w:rsidR="00783CE9" w:rsidRPr="00783CE9" w:rsidRDefault="00783CE9" w:rsidP="00783CE9">
            <w:r w:rsidRPr="00783CE9">
              <w:t>복잡한 → 단순한</w:t>
            </w:r>
          </w:p>
        </w:tc>
      </w:tr>
      <w:tr w:rsidR="00783CE9" w:rsidRPr="00783CE9" w14:paraId="12AD3698" w14:textId="77777777" w:rsidTr="00C778D3">
        <w:trPr>
          <w:tblCellSpacing w:w="15" w:type="dxa"/>
        </w:trPr>
        <w:tc>
          <w:tcPr>
            <w:tcW w:w="3213" w:type="dxa"/>
            <w:gridSpan w:val="2"/>
            <w:tcBorders>
              <w:top w:val="single" w:sz="2" w:space="0" w:color="E3E3E3"/>
              <w:left w:val="single" w:sz="2" w:space="0" w:color="E3E3E3"/>
              <w:bottom w:val="single" w:sz="6" w:space="0" w:color="E1E3EA"/>
              <w:right w:val="single" w:sz="6" w:space="0" w:color="E1E3EA"/>
            </w:tcBorders>
            <w:vAlign w:val="center"/>
            <w:hideMark/>
          </w:tcPr>
          <w:p w14:paraId="7C7FCC83" w14:textId="77777777" w:rsidR="00783CE9" w:rsidRPr="00783CE9" w:rsidRDefault="00783CE9" w:rsidP="00783CE9">
            <w:r w:rsidRPr="00783CE9">
              <w:t>"</w:t>
            </w:r>
            <w:proofErr w:type="gramStart"/>
            <w:r w:rsidRPr="00783CE9">
              <w:t>elaborate</w:t>
            </w:r>
            <w:proofErr w:type="gramEnd"/>
            <w:r w:rsidRPr="00783CE9">
              <w:t xml:space="preserve"> on"</w:t>
            </w:r>
          </w:p>
        </w:tc>
        <w:tc>
          <w:tcPr>
            <w:tcW w:w="2238" w:type="dxa"/>
            <w:tcBorders>
              <w:top w:val="single" w:sz="2" w:space="0" w:color="E3E3E3"/>
              <w:left w:val="single" w:sz="2" w:space="0" w:color="E3E3E3"/>
              <w:bottom w:val="single" w:sz="6" w:space="0" w:color="E1E3EA"/>
              <w:right w:val="single" w:sz="6" w:space="0" w:color="E1E3EA"/>
            </w:tcBorders>
            <w:vAlign w:val="center"/>
            <w:hideMark/>
          </w:tcPr>
          <w:p w14:paraId="4DD5ABA9" w14:textId="77777777" w:rsidR="00783CE9" w:rsidRPr="00783CE9" w:rsidRDefault="00783CE9" w:rsidP="00783CE9">
            <w:r w:rsidRPr="00783CE9">
              <w:t>"explain"</w:t>
            </w:r>
          </w:p>
        </w:tc>
        <w:tc>
          <w:tcPr>
            <w:tcW w:w="4774" w:type="dxa"/>
            <w:gridSpan w:val="2"/>
            <w:tcBorders>
              <w:top w:val="single" w:sz="2" w:space="0" w:color="E3E3E3"/>
              <w:left w:val="single" w:sz="2" w:space="0" w:color="E3E3E3"/>
              <w:bottom w:val="single" w:sz="6" w:space="0" w:color="E1E3EA"/>
              <w:right w:val="nil"/>
            </w:tcBorders>
            <w:vAlign w:val="center"/>
            <w:hideMark/>
          </w:tcPr>
          <w:p w14:paraId="192745CB" w14:textId="77777777" w:rsidR="00783CE9" w:rsidRPr="00783CE9" w:rsidRDefault="00783CE9" w:rsidP="00783CE9">
            <w:r w:rsidRPr="00783CE9">
              <w:t>불필요한 형식성 제거</w:t>
            </w:r>
          </w:p>
        </w:tc>
      </w:tr>
      <w:tr w:rsidR="00783CE9" w:rsidRPr="00783CE9" w14:paraId="3D271E99" w14:textId="77777777" w:rsidTr="00C778D3">
        <w:trPr>
          <w:tblCellSpacing w:w="15" w:type="dxa"/>
        </w:trPr>
        <w:tc>
          <w:tcPr>
            <w:tcW w:w="3213" w:type="dxa"/>
            <w:gridSpan w:val="2"/>
            <w:tcBorders>
              <w:top w:val="single" w:sz="2" w:space="0" w:color="E3E3E3"/>
              <w:left w:val="single" w:sz="2" w:space="0" w:color="E3E3E3"/>
              <w:bottom w:val="single" w:sz="2" w:space="0" w:color="E3E3E3"/>
              <w:right w:val="single" w:sz="6" w:space="0" w:color="E1E3EA"/>
            </w:tcBorders>
            <w:vAlign w:val="center"/>
            <w:hideMark/>
          </w:tcPr>
          <w:p w14:paraId="1A142164" w14:textId="77777777" w:rsidR="00783CE9" w:rsidRPr="00783CE9" w:rsidRDefault="00783CE9" w:rsidP="00783CE9">
            <w:r w:rsidRPr="00783CE9">
              <w:t>"concretely"</w:t>
            </w:r>
          </w:p>
        </w:tc>
        <w:tc>
          <w:tcPr>
            <w:tcW w:w="2238" w:type="dxa"/>
            <w:tcBorders>
              <w:top w:val="single" w:sz="2" w:space="0" w:color="E3E3E3"/>
              <w:left w:val="single" w:sz="2" w:space="0" w:color="E3E3E3"/>
              <w:bottom w:val="single" w:sz="2" w:space="0" w:color="E3E3E3"/>
              <w:right w:val="single" w:sz="6" w:space="0" w:color="E1E3EA"/>
            </w:tcBorders>
            <w:vAlign w:val="center"/>
            <w:hideMark/>
          </w:tcPr>
          <w:p w14:paraId="1151A756" w14:textId="77777777" w:rsidR="00783CE9" w:rsidRPr="00783CE9" w:rsidRDefault="00783CE9" w:rsidP="00783CE9">
            <w:r w:rsidRPr="00783CE9">
              <w:t>"explicitly"</w:t>
            </w:r>
          </w:p>
        </w:tc>
        <w:tc>
          <w:tcPr>
            <w:tcW w:w="4774" w:type="dxa"/>
            <w:gridSpan w:val="2"/>
            <w:tcBorders>
              <w:top w:val="single" w:sz="2" w:space="0" w:color="E3E3E3"/>
              <w:left w:val="single" w:sz="2" w:space="0" w:color="E3E3E3"/>
              <w:bottom w:val="single" w:sz="2" w:space="0" w:color="E3E3E3"/>
              <w:right w:val="nil"/>
            </w:tcBorders>
            <w:vAlign w:val="center"/>
            <w:hideMark/>
          </w:tcPr>
          <w:p w14:paraId="048D55F4" w14:textId="77777777" w:rsidR="00783CE9" w:rsidRPr="00783CE9" w:rsidRDefault="00783CE9" w:rsidP="00783CE9">
            <w:r w:rsidRPr="00783CE9">
              <w:t>모호한 부사 → 명확한 부사</w:t>
            </w:r>
          </w:p>
        </w:tc>
      </w:tr>
      <w:tr w:rsidR="00CE0669" w:rsidRPr="00783CE9" w14:paraId="10CC902D" w14:textId="77777777" w:rsidTr="00C778D3">
        <w:trPr>
          <w:tblCellSpacing w:w="15" w:type="dxa"/>
        </w:trPr>
        <w:tc>
          <w:tcPr>
            <w:tcW w:w="3213" w:type="dxa"/>
            <w:gridSpan w:val="2"/>
            <w:tcBorders>
              <w:top w:val="single" w:sz="2" w:space="0" w:color="E3E3E3"/>
              <w:left w:val="single" w:sz="2" w:space="0" w:color="E3E3E3"/>
              <w:bottom w:val="single" w:sz="2" w:space="0" w:color="E3E3E3"/>
              <w:right w:val="single" w:sz="6" w:space="0" w:color="E1E3EA"/>
            </w:tcBorders>
            <w:vAlign w:val="center"/>
          </w:tcPr>
          <w:p w14:paraId="49119BEA" w14:textId="525D2386" w:rsidR="00CE0669" w:rsidRPr="00783CE9" w:rsidRDefault="00CE0669" w:rsidP="00CE0669">
            <w:r>
              <w:t>“</w:t>
            </w:r>
            <w:r>
              <w:rPr>
                <w:rFonts w:hint="eastAsia"/>
              </w:rPr>
              <w:t>signal</w:t>
            </w:r>
            <w:r>
              <w:t>”</w:t>
            </w:r>
          </w:p>
        </w:tc>
        <w:tc>
          <w:tcPr>
            <w:tcW w:w="2238" w:type="dxa"/>
            <w:tcBorders>
              <w:top w:val="single" w:sz="2" w:space="0" w:color="E3E3E3"/>
              <w:left w:val="single" w:sz="2" w:space="0" w:color="E3E3E3"/>
              <w:bottom w:val="single" w:sz="2" w:space="0" w:color="E3E3E3"/>
              <w:right w:val="single" w:sz="6" w:space="0" w:color="E1E3EA"/>
            </w:tcBorders>
            <w:vAlign w:val="center"/>
          </w:tcPr>
          <w:p w14:paraId="4397367A" w14:textId="1ED85D62" w:rsidR="00CE0669" w:rsidRPr="00783CE9" w:rsidRDefault="00CE0669" w:rsidP="00CE0669">
            <w:r>
              <w:t>“</w:t>
            </w:r>
            <w:r>
              <w:rPr>
                <w:rFonts w:hint="eastAsia"/>
              </w:rPr>
              <w:t>show</w:t>
            </w:r>
            <w:r>
              <w:t>”</w:t>
            </w:r>
            <w:r>
              <w:rPr>
                <w:rFonts w:hint="eastAsia"/>
              </w:rPr>
              <w:t xml:space="preserve"> / </w:t>
            </w:r>
            <w:r>
              <w:t>“</w:t>
            </w:r>
            <w:r>
              <w:rPr>
                <w:rFonts w:hint="eastAsia"/>
              </w:rPr>
              <w:t>indicate</w:t>
            </w:r>
            <w:r>
              <w:t>”</w:t>
            </w:r>
          </w:p>
        </w:tc>
        <w:tc>
          <w:tcPr>
            <w:tcW w:w="4774" w:type="dxa"/>
            <w:gridSpan w:val="2"/>
            <w:tcBorders>
              <w:top w:val="single" w:sz="2" w:space="0" w:color="E3E3E3"/>
              <w:left w:val="single" w:sz="2" w:space="0" w:color="E3E3E3"/>
              <w:bottom w:val="single" w:sz="2" w:space="0" w:color="E3E3E3"/>
              <w:right w:val="nil"/>
            </w:tcBorders>
            <w:vAlign w:val="center"/>
          </w:tcPr>
          <w:p w14:paraId="1B11B153" w14:textId="47C7BE5D" w:rsidR="00CE0669" w:rsidRPr="00783CE9" w:rsidRDefault="00CE0669" w:rsidP="00CE0669">
            <w:r>
              <w:rPr>
                <w:rFonts w:hint="eastAsia"/>
              </w:rPr>
              <w:t>추상적</w:t>
            </w:r>
            <w:r w:rsidRPr="00783CE9">
              <w:t xml:space="preserve"> → </w:t>
            </w:r>
            <w:r>
              <w:rPr>
                <w:rFonts w:hint="eastAsia"/>
              </w:rPr>
              <w:t>구체적</w:t>
            </w:r>
          </w:p>
        </w:tc>
      </w:tr>
      <w:tr w:rsidR="000476A2" w:rsidRPr="00783CE9" w14:paraId="539D6674" w14:textId="77777777" w:rsidTr="002D7510">
        <w:trPr>
          <w:tblCellSpacing w:w="15" w:type="dxa"/>
        </w:trPr>
        <w:tc>
          <w:tcPr>
            <w:tcW w:w="1795" w:type="dxa"/>
            <w:tcBorders>
              <w:top w:val="single" w:sz="2" w:space="0" w:color="E3E3E3"/>
              <w:left w:val="single" w:sz="2" w:space="0" w:color="E3E3E3"/>
              <w:bottom w:val="single" w:sz="2" w:space="0" w:color="E3E3E3"/>
              <w:right w:val="single" w:sz="6" w:space="0" w:color="E1E3EA"/>
            </w:tcBorders>
            <w:vAlign w:val="center"/>
          </w:tcPr>
          <w:p w14:paraId="44548D1C" w14:textId="2A41A7E7" w:rsidR="000476A2" w:rsidRDefault="000476A2" w:rsidP="00CE0669">
            <w:r>
              <w:t>“</w:t>
            </w:r>
            <w:r>
              <w:rPr>
                <w:rFonts w:hint="eastAsia"/>
              </w:rPr>
              <w:t>The transition between A and B needs stronger cohesion</w:t>
            </w:r>
            <w:r>
              <w:t>”</w:t>
            </w:r>
          </w:p>
        </w:tc>
        <w:tc>
          <w:tcPr>
            <w:tcW w:w="7058" w:type="dxa"/>
            <w:gridSpan w:val="3"/>
            <w:tcBorders>
              <w:top w:val="single" w:sz="2" w:space="0" w:color="E3E3E3"/>
              <w:left w:val="single" w:sz="2" w:space="0" w:color="E3E3E3"/>
              <w:bottom w:val="single" w:sz="2" w:space="0" w:color="E3E3E3"/>
              <w:right w:val="single" w:sz="6" w:space="0" w:color="E1E3EA"/>
            </w:tcBorders>
            <w:vAlign w:val="center"/>
          </w:tcPr>
          <w:p w14:paraId="57B60E79" w14:textId="11D40B97" w:rsidR="00E63B21" w:rsidRDefault="00E63B21" w:rsidP="00293281">
            <w:pPr>
              <w:spacing w:after="0"/>
            </w:pPr>
            <w:r>
              <w:t>“</w:t>
            </w:r>
            <w:r>
              <w:rPr>
                <w:rFonts w:hint="eastAsia"/>
              </w:rPr>
              <w:t>The Link between</w:t>
            </w:r>
            <w:r>
              <w:t>…”</w:t>
            </w:r>
            <w:r w:rsidR="00451B49">
              <w:rPr>
                <w:rFonts w:hint="eastAsia"/>
              </w:rPr>
              <w:t xml:space="preserve"> </w:t>
            </w:r>
            <w:r w:rsidR="004754F5">
              <w:rPr>
                <w:rFonts w:hint="eastAsia"/>
              </w:rPr>
              <w:t xml:space="preserve">/ </w:t>
            </w:r>
            <w:r>
              <w:t>“</w:t>
            </w:r>
            <w:r w:rsidR="004754F5">
              <w:rPr>
                <w:rFonts w:hint="eastAsia"/>
              </w:rPr>
              <w:t>The connection between</w:t>
            </w:r>
            <w:r w:rsidR="004754F5">
              <w:t>…</w:t>
            </w:r>
            <w:r w:rsidR="004754F5">
              <w:rPr>
                <w:rFonts w:hint="eastAsia"/>
              </w:rPr>
              <w:t>.</w:t>
            </w:r>
            <w:r w:rsidR="004754F5">
              <w:t>”</w:t>
            </w:r>
          </w:p>
          <w:p w14:paraId="7AB654AB" w14:textId="3D9DFD09" w:rsidR="000476A2" w:rsidRDefault="004754F5" w:rsidP="00451B49">
            <w:pPr>
              <w:spacing w:after="0"/>
            </w:pPr>
            <w:r>
              <w:rPr>
                <w:rFonts w:hint="eastAsia"/>
              </w:rPr>
              <w:t xml:space="preserve">/ </w:t>
            </w:r>
            <w:r w:rsidR="00E63B21">
              <w:t>“</w:t>
            </w:r>
            <w:r w:rsidR="00E63B21">
              <w:rPr>
                <w:rFonts w:hint="eastAsia"/>
              </w:rPr>
              <w:t>Moving from A to B</w:t>
            </w:r>
            <w:r w:rsidR="00E63B21">
              <w:t>…”</w:t>
            </w:r>
            <w:r w:rsidR="00451B49">
              <w:rPr>
                <w:rFonts w:hint="eastAsia"/>
              </w:rPr>
              <w:t xml:space="preserve"> </w:t>
            </w:r>
            <w:r>
              <w:rPr>
                <w:rFonts w:hint="eastAsia"/>
              </w:rPr>
              <w:t xml:space="preserve">/ </w:t>
            </w:r>
            <w:r w:rsidR="000476A2">
              <w:t>“</w:t>
            </w:r>
            <w:r w:rsidR="000476A2">
              <w:rPr>
                <w:rFonts w:hint="eastAsia"/>
              </w:rPr>
              <w:t xml:space="preserve">Please connect </w:t>
            </w:r>
            <w:r>
              <w:rPr>
                <w:rFonts w:hint="eastAsia"/>
              </w:rPr>
              <w:t xml:space="preserve">(or link) </w:t>
            </w:r>
            <w:r w:rsidR="000476A2">
              <w:rPr>
                <w:rFonts w:hint="eastAsia"/>
              </w:rPr>
              <w:t>A more directly and clearly to B for stronger cohesion</w:t>
            </w:r>
            <w:r w:rsidR="000476A2">
              <w:t>”</w:t>
            </w:r>
          </w:p>
        </w:tc>
        <w:tc>
          <w:tcPr>
            <w:tcW w:w="1372" w:type="dxa"/>
            <w:tcBorders>
              <w:top w:val="single" w:sz="2" w:space="0" w:color="E3E3E3"/>
              <w:left w:val="single" w:sz="2" w:space="0" w:color="E3E3E3"/>
              <w:bottom w:val="single" w:sz="2" w:space="0" w:color="E3E3E3"/>
              <w:right w:val="nil"/>
            </w:tcBorders>
            <w:vAlign w:val="center"/>
          </w:tcPr>
          <w:p w14:paraId="3FDB1ABC" w14:textId="31FF7E93" w:rsidR="000476A2" w:rsidRDefault="004754F5" w:rsidP="00CE0669">
            <w:r>
              <w:rPr>
                <w:rFonts w:hint="eastAsia"/>
              </w:rPr>
              <w:t>transition 지양</w:t>
            </w:r>
          </w:p>
        </w:tc>
      </w:tr>
      <w:tr w:rsidR="002D7510" w:rsidRPr="00783CE9" w14:paraId="1EF66CBB" w14:textId="77777777" w:rsidTr="00C778D3">
        <w:trPr>
          <w:tblCellSpacing w:w="15" w:type="dxa"/>
        </w:trPr>
        <w:tc>
          <w:tcPr>
            <w:tcW w:w="1795" w:type="dxa"/>
            <w:tcBorders>
              <w:top w:val="single" w:sz="2" w:space="0" w:color="E3E3E3"/>
              <w:left w:val="single" w:sz="2" w:space="0" w:color="E3E3E3"/>
              <w:bottom w:val="nil"/>
              <w:right w:val="single" w:sz="6" w:space="0" w:color="E1E3EA"/>
            </w:tcBorders>
            <w:vAlign w:val="center"/>
          </w:tcPr>
          <w:p w14:paraId="4514CF0B" w14:textId="09AAFF63" w:rsidR="002D7510" w:rsidRDefault="002D7510" w:rsidP="00CE0669">
            <w:r>
              <w:t>“</w:t>
            </w:r>
            <w:proofErr w:type="gramStart"/>
            <w:r>
              <w:t>conflates</w:t>
            </w:r>
            <w:proofErr w:type="gramEnd"/>
            <w:r>
              <w:t xml:space="preserve"> technical skill with psychological construct”</w:t>
            </w:r>
          </w:p>
        </w:tc>
        <w:tc>
          <w:tcPr>
            <w:tcW w:w="7058" w:type="dxa"/>
            <w:gridSpan w:val="3"/>
            <w:tcBorders>
              <w:top w:val="single" w:sz="2" w:space="0" w:color="E3E3E3"/>
              <w:left w:val="single" w:sz="2" w:space="0" w:color="E3E3E3"/>
              <w:bottom w:val="nil"/>
              <w:right w:val="single" w:sz="6" w:space="0" w:color="E1E3EA"/>
            </w:tcBorders>
            <w:vAlign w:val="center"/>
          </w:tcPr>
          <w:p w14:paraId="4A57B9CE" w14:textId="08F24CF0" w:rsidR="00451B49" w:rsidRDefault="00451B49" w:rsidP="00451B49">
            <w:pPr>
              <w:spacing w:after="0"/>
            </w:pPr>
            <w:r>
              <w:t>“</w:t>
            </w:r>
            <w:proofErr w:type="gramStart"/>
            <w:r>
              <w:rPr>
                <w:rFonts w:hint="eastAsia"/>
              </w:rPr>
              <w:t>mixes</w:t>
            </w:r>
            <w:proofErr w:type="gramEnd"/>
            <w:r>
              <w:rPr>
                <w:rFonts w:hint="eastAsia"/>
              </w:rPr>
              <w:t xml:space="preserve"> A with B</w:t>
            </w:r>
            <w:r>
              <w:t>”</w:t>
            </w:r>
            <w:r>
              <w:rPr>
                <w:rFonts w:hint="eastAsia"/>
              </w:rPr>
              <w:t xml:space="preserve"> / </w:t>
            </w:r>
            <w:r w:rsidR="002D7510">
              <w:t>“</w:t>
            </w:r>
            <w:r w:rsidR="00731E40">
              <w:rPr>
                <w:rFonts w:hint="eastAsia"/>
              </w:rPr>
              <w:t>does not distinguish between</w:t>
            </w:r>
            <w:r w:rsidR="00731E40">
              <w:t>…”</w:t>
            </w:r>
            <w:r>
              <w:rPr>
                <w:rFonts w:hint="eastAsia"/>
              </w:rPr>
              <w:t xml:space="preserve"> / </w:t>
            </w:r>
            <w:r>
              <w:t>“</w:t>
            </w:r>
            <w:r>
              <w:rPr>
                <w:rFonts w:hint="eastAsia"/>
              </w:rPr>
              <w:t>treats A and B as the same</w:t>
            </w:r>
            <w:r>
              <w:t>…”</w:t>
            </w:r>
            <w:r>
              <w:rPr>
                <w:rFonts w:hint="eastAsia"/>
              </w:rPr>
              <w:t xml:space="preserve"> / </w:t>
            </w:r>
            <w:r>
              <w:t>“</w:t>
            </w:r>
            <w:r>
              <w:rPr>
                <w:rFonts w:hint="eastAsia"/>
              </w:rPr>
              <w:t>Please distinguish between</w:t>
            </w:r>
            <w:r>
              <w:t>…</w:t>
            </w:r>
            <w:r>
              <w:rPr>
                <w:rFonts w:hint="eastAsia"/>
              </w:rPr>
              <w:t>.</w:t>
            </w:r>
            <w:r>
              <w:t>”</w:t>
            </w:r>
          </w:p>
        </w:tc>
        <w:tc>
          <w:tcPr>
            <w:tcW w:w="1372" w:type="dxa"/>
            <w:tcBorders>
              <w:top w:val="single" w:sz="2" w:space="0" w:color="E3E3E3"/>
              <w:left w:val="single" w:sz="2" w:space="0" w:color="E3E3E3"/>
              <w:bottom w:val="nil"/>
              <w:right w:val="nil"/>
            </w:tcBorders>
            <w:vAlign w:val="center"/>
          </w:tcPr>
          <w:p w14:paraId="227FE164" w14:textId="5D2555EB" w:rsidR="002D7510" w:rsidRDefault="005C0E49" w:rsidP="00CE0669">
            <w:r>
              <w:rPr>
                <w:rFonts w:hint="eastAsia"/>
              </w:rPr>
              <w:t>구체적이고 명확한 표현</w:t>
            </w:r>
          </w:p>
        </w:tc>
      </w:tr>
    </w:tbl>
    <w:p w14:paraId="65043BE0" w14:textId="20CDACD3" w:rsidR="00783CE9" w:rsidRPr="00776411" w:rsidRDefault="00783CE9" w:rsidP="00691A7B"/>
    <w:p w14:paraId="4430542B" w14:textId="77777777" w:rsidR="006957C5" w:rsidRPr="00776411" w:rsidRDefault="006957C5" w:rsidP="00691A7B"/>
    <w:p w14:paraId="4DFB142C" w14:textId="7E805B06" w:rsidR="006452C8" w:rsidRPr="00776411" w:rsidRDefault="006452C8" w:rsidP="00691A7B">
      <w:r w:rsidRPr="00776411">
        <w:rPr>
          <w:rFonts w:hint="eastAsia"/>
        </w:rPr>
        <w:t>[Reviewer에 적용]</w:t>
      </w:r>
    </w:p>
    <w:p w14:paraId="3803E0B0" w14:textId="7AF79A46" w:rsidR="00100575" w:rsidRPr="00776411" w:rsidRDefault="006452C8" w:rsidP="00691A7B">
      <w:r w:rsidRPr="00776411">
        <w:rPr>
          <w:rFonts w:hint="eastAsia"/>
        </w:rPr>
        <w:t>1</w:t>
      </w:r>
      <w:r w:rsidR="00100575" w:rsidRPr="00776411">
        <w:rPr>
          <w:rFonts w:hint="eastAsia"/>
        </w:rPr>
        <w:t xml:space="preserve">. 간접적인 표현보다는 구체적이고 직접적인 표현을 써라. 예를 들면 Revising </w:t>
      </w:r>
      <w:r w:rsidR="00A5355F" w:rsidRPr="00776411">
        <w:rPr>
          <w:rFonts w:hint="eastAsia"/>
        </w:rPr>
        <w:t>the title</w:t>
      </w:r>
      <w:r w:rsidR="00A5355F" w:rsidRPr="00776411">
        <w:t>…</w:t>
      </w:r>
      <w:r w:rsidR="00100575" w:rsidRPr="00776411">
        <w:rPr>
          <w:rFonts w:hint="eastAsia"/>
        </w:rPr>
        <w:t xml:space="preserve"> wou</w:t>
      </w:r>
      <w:r w:rsidR="00A5355F" w:rsidRPr="00776411">
        <w:rPr>
          <w:rFonts w:hint="eastAsia"/>
        </w:rPr>
        <w:t>ld</w:t>
      </w:r>
      <w:r w:rsidR="00A5355F" w:rsidRPr="00776411">
        <w:t>…</w:t>
      </w:r>
      <w:r w:rsidR="00A5355F" w:rsidRPr="00776411">
        <w:rPr>
          <w:rFonts w:hint="eastAsia"/>
        </w:rPr>
        <w:t xml:space="preserve"> 보다는 The title should include</w:t>
      </w:r>
      <w:r w:rsidR="00A5355F" w:rsidRPr="00776411">
        <w:t>…</w:t>
      </w:r>
      <w:r w:rsidR="00A5355F" w:rsidRPr="00776411">
        <w:rPr>
          <w:rFonts w:hint="eastAsia"/>
        </w:rPr>
        <w:t xml:space="preserve"> The author should revise</w:t>
      </w:r>
      <w:r w:rsidR="00A5355F" w:rsidRPr="00776411">
        <w:t>…</w:t>
      </w:r>
      <w:r w:rsidR="00A5355F" w:rsidRPr="00776411">
        <w:rPr>
          <w:rFonts w:hint="eastAsia"/>
        </w:rPr>
        <w:t xml:space="preserve"> </w:t>
      </w:r>
      <w:r w:rsidR="005E3044" w:rsidRPr="00776411">
        <w:rPr>
          <w:rFonts w:hint="eastAsia"/>
        </w:rPr>
        <w:t>Please revise the title</w:t>
      </w:r>
      <w:r w:rsidR="005E3044" w:rsidRPr="00776411">
        <w:t>…</w:t>
      </w:r>
      <w:r w:rsidR="005E3044" w:rsidRPr="00776411">
        <w:rPr>
          <w:rFonts w:hint="eastAsia"/>
        </w:rPr>
        <w:t xml:space="preserve">. </w:t>
      </w:r>
      <w:r w:rsidR="00A5355F" w:rsidRPr="00776411">
        <w:rPr>
          <w:rFonts w:hint="eastAsia"/>
        </w:rPr>
        <w:t>같은 표현을 써라.</w:t>
      </w:r>
      <w:r w:rsidR="00691A7B" w:rsidRPr="00776411">
        <w:rPr>
          <w:rFonts w:hint="eastAsia"/>
        </w:rPr>
        <w:t xml:space="preserve"> 원문</w:t>
      </w:r>
      <w:r w:rsidR="00691A7B" w:rsidRPr="00776411">
        <w:t>: “Revising the title would…”</w:t>
      </w:r>
      <w:r w:rsidR="00691A7B" w:rsidRPr="00776411">
        <w:rPr>
          <w:rFonts w:hint="eastAsia"/>
        </w:rPr>
        <w:t xml:space="preserve"> → 수정</w:t>
      </w:r>
      <w:r w:rsidR="00691A7B" w:rsidRPr="00776411">
        <w:t>: “The title should include…” 명령형/직접 제안으로 전환하여, 리뷰어의 명확한 요구사항을 전달하려는 의도.</w:t>
      </w:r>
    </w:p>
    <w:p w14:paraId="2842EA6A" w14:textId="37B104DD" w:rsidR="004E4282" w:rsidRPr="004E4282" w:rsidRDefault="004E4282" w:rsidP="004E4282">
      <w:r w:rsidRPr="00776411">
        <w:rPr>
          <w:rFonts w:hint="eastAsia"/>
        </w:rPr>
        <w:t>&lt;</w:t>
      </w:r>
      <w:r w:rsidRPr="004E4282">
        <w:t>간접적 표현 → 직접적 표현</w:t>
      </w:r>
      <w:r w:rsidRPr="00776411">
        <w:rPr>
          <w:rFonts w:hint="eastAsia"/>
        </w:rPr>
        <w:t>&gt;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36"/>
        <w:gridCol w:w="3300"/>
        <w:gridCol w:w="2900"/>
      </w:tblGrid>
      <w:tr w:rsidR="004E4282" w:rsidRPr="004E4282" w14:paraId="103F7819"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A27BD26" w14:textId="77777777" w:rsidR="004E4282" w:rsidRPr="004E4282" w:rsidRDefault="004E4282" w:rsidP="004E4282">
            <w:r w:rsidRPr="004E4282">
              <w:t>원문 (간접/수동)</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1903013" w14:textId="77777777" w:rsidR="004E4282" w:rsidRPr="004E4282" w:rsidRDefault="004E4282" w:rsidP="004E4282">
            <w:r w:rsidRPr="004E4282">
              <w:t>수정 (직접/능동)</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23911781" w14:textId="77777777" w:rsidR="004E4282" w:rsidRPr="004E4282" w:rsidRDefault="004E4282" w:rsidP="004E4282">
            <w:r w:rsidRPr="004E4282">
              <w:t>원리</w:t>
            </w:r>
          </w:p>
        </w:tc>
      </w:tr>
      <w:tr w:rsidR="004E4282" w:rsidRPr="004E4282" w14:paraId="4F7B32A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DEF0E74" w14:textId="77777777" w:rsidR="004E4282" w:rsidRPr="004E4282" w:rsidRDefault="004E4282" w:rsidP="004E4282">
            <w:r w:rsidRPr="004E4282">
              <w:t>"Revising the title would improve..."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70A5AE6" w14:textId="77777777" w:rsidR="004E4282" w:rsidRPr="004E4282" w:rsidRDefault="004E4282" w:rsidP="004E4282">
            <w:r w:rsidRPr="004E4282">
              <w:t>"The title should include..."</w:t>
            </w:r>
          </w:p>
        </w:tc>
        <w:tc>
          <w:tcPr>
            <w:tcW w:w="0" w:type="auto"/>
            <w:tcBorders>
              <w:top w:val="single" w:sz="2" w:space="0" w:color="E3E3E3"/>
              <w:left w:val="single" w:sz="2" w:space="0" w:color="E3E3E3"/>
              <w:bottom w:val="single" w:sz="6" w:space="0" w:color="E1E3EA"/>
              <w:right w:val="nil"/>
            </w:tcBorders>
            <w:vAlign w:val="center"/>
            <w:hideMark/>
          </w:tcPr>
          <w:p w14:paraId="334DEC9E" w14:textId="77777777" w:rsidR="004E4282" w:rsidRPr="004E4282" w:rsidRDefault="004E4282" w:rsidP="004E4282">
            <w:r w:rsidRPr="004E4282">
              <w:t>조건문 → 명령형</w:t>
            </w:r>
          </w:p>
        </w:tc>
      </w:tr>
      <w:tr w:rsidR="004E4282" w:rsidRPr="004E4282" w14:paraId="2149D1F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454096A" w14:textId="77777777" w:rsidR="004E4282" w:rsidRPr="004E4282" w:rsidRDefault="004E4282" w:rsidP="004E4282">
            <w:r w:rsidRPr="004E4282">
              <w:t>"It is recommended to..."</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6F9F6EE" w14:textId="77777777" w:rsidR="004E4282" w:rsidRPr="004E4282" w:rsidRDefault="004E4282" w:rsidP="004E4282">
            <w:r w:rsidRPr="004E4282">
              <w:t>"Please revise..."</w:t>
            </w:r>
          </w:p>
        </w:tc>
        <w:tc>
          <w:tcPr>
            <w:tcW w:w="0" w:type="auto"/>
            <w:tcBorders>
              <w:top w:val="single" w:sz="2" w:space="0" w:color="E3E3E3"/>
              <w:left w:val="single" w:sz="2" w:space="0" w:color="E3E3E3"/>
              <w:bottom w:val="single" w:sz="6" w:space="0" w:color="E1E3EA"/>
              <w:right w:val="nil"/>
            </w:tcBorders>
            <w:vAlign w:val="center"/>
            <w:hideMark/>
          </w:tcPr>
          <w:p w14:paraId="1E82F6FC" w14:textId="77777777" w:rsidR="004E4282" w:rsidRPr="004E4282" w:rsidRDefault="004E4282" w:rsidP="004E4282">
            <w:r w:rsidRPr="004E4282">
              <w:t>피동 → 능동</w:t>
            </w:r>
          </w:p>
        </w:tc>
      </w:tr>
      <w:tr w:rsidR="004E4282" w:rsidRPr="004E4282" w14:paraId="264E247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8083E28" w14:textId="77777777" w:rsidR="004E4282" w:rsidRPr="004E4282" w:rsidRDefault="004E4282" w:rsidP="004E4282">
            <w:r w:rsidRPr="004E4282">
              <w:t>"The author may consider..."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F454711" w14:textId="77777777" w:rsidR="004E4282" w:rsidRPr="004E4282" w:rsidRDefault="004E4282" w:rsidP="004E4282">
            <w:r w:rsidRPr="004E4282">
              <w:t>"The author should revise..."</w:t>
            </w:r>
          </w:p>
        </w:tc>
        <w:tc>
          <w:tcPr>
            <w:tcW w:w="0" w:type="auto"/>
            <w:tcBorders>
              <w:top w:val="single" w:sz="2" w:space="0" w:color="E3E3E3"/>
              <w:left w:val="single" w:sz="2" w:space="0" w:color="E3E3E3"/>
              <w:bottom w:val="single" w:sz="6" w:space="0" w:color="E1E3EA"/>
              <w:right w:val="nil"/>
            </w:tcBorders>
            <w:vAlign w:val="center"/>
            <w:hideMark/>
          </w:tcPr>
          <w:p w14:paraId="7FC43C66" w14:textId="77777777" w:rsidR="004E4282" w:rsidRPr="004E4282" w:rsidRDefault="004E4282" w:rsidP="004E4282">
            <w:r w:rsidRPr="004E4282">
              <w:t>애매한 제안 → 명확한 지시</w:t>
            </w:r>
          </w:p>
        </w:tc>
      </w:tr>
      <w:tr w:rsidR="004E4282" w:rsidRPr="004E4282" w14:paraId="12049FE5"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ED9DC8C" w14:textId="77777777" w:rsidR="004E4282" w:rsidRPr="004E4282" w:rsidRDefault="004E4282" w:rsidP="004E4282">
            <w:r w:rsidRPr="004E4282">
              <w:t>"This could be strengthened"</w:t>
            </w:r>
          </w:p>
        </w:tc>
        <w:tc>
          <w:tcPr>
            <w:tcW w:w="0" w:type="auto"/>
            <w:tcBorders>
              <w:top w:val="single" w:sz="2" w:space="0" w:color="E3E3E3"/>
              <w:left w:val="single" w:sz="2" w:space="0" w:color="E3E3E3"/>
              <w:bottom w:val="nil"/>
              <w:right w:val="single" w:sz="6" w:space="0" w:color="E1E3EA"/>
            </w:tcBorders>
            <w:vAlign w:val="center"/>
            <w:hideMark/>
          </w:tcPr>
          <w:p w14:paraId="26EEAF3E" w14:textId="77777777" w:rsidR="004E4282" w:rsidRPr="004E4282" w:rsidRDefault="004E4282" w:rsidP="004E4282">
            <w:r w:rsidRPr="004E4282">
              <w:t>"This needs to be strengthened"</w:t>
            </w:r>
          </w:p>
        </w:tc>
        <w:tc>
          <w:tcPr>
            <w:tcW w:w="0" w:type="auto"/>
            <w:tcBorders>
              <w:top w:val="single" w:sz="2" w:space="0" w:color="E3E3E3"/>
              <w:left w:val="single" w:sz="2" w:space="0" w:color="E3E3E3"/>
              <w:bottom w:val="nil"/>
              <w:right w:val="nil"/>
            </w:tcBorders>
            <w:vAlign w:val="center"/>
            <w:hideMark/>
          </w:tcPr>
          <w:p w14:paraId="2DC5A2D5" w14:textId="77777777" w:rsidR="004E4282" w:rsidRPr="004E4282" w:rsidRDefault="004E4282" w:rsidP="004E4282">
            <w:r w:rsidRPr="004E4282">
              <w:t>가능성 → 필요성</w:t>
            </w:r>
          </w:p>
        </w:tc>
      </w:tr>
    </w:tbl>
    <w:p w14:paraId="05608A22" w14:textId="77777777" w:rsidR="004E4282" w:rsidRPr="00776411" w:rsidRDefault="004E4282" w:rsidP="00691A7B"/>
    <w:p w14:paraId="72D87D84" w14:textId="28460FD9" w:rsidR="00482CB2" w:rsidRPr="00776411" w:rsidRDefault="007C201F" w:rsidP="00482CB2">
      <w:r w:rsidRPr="00776411">
        <w:rPr>
          <w:rFonts w:hint="eastAsia"/>
        </w:rPr>
        <w:t xml:space="preserve">2. </w:t>
      </w:r>
      <w:r w:rsidR="00482CB2" w:rsidRPr="00776411">
        <w:t>긴 문장 분할</w:t>
      </w:r>
      <w:r w:rsidR="00482CB2" w:rsidRPr="00776411">
        <w:rPr>
          <w:rFonts w:hint="eastAsia"/>
        </w:rPr>
        <w:t xml:space="preserve">: </w:t>
      </w:r>
      <w:r w:rsidR="00482CB2" w:rsidRPr="00776411">
        <w:t>원리: 25단어 이상 문장은 분할하거나 단순화</w:t>
      </w:r>
      <w:r w:rsidR="00482CB2" w:rsidRPr="00776411">
        <w:rPr>
          <w:rFonts w:hint="eastAsia"/>
        </w:rPr>
        <w:t xml:space="preserve"> (예시 아래)</w:t>
      </w:r>
    </w:p>
    <w:p w14:paraId="622AF5A9" w14:textId="77777777" w:rsidR="00482CB2" w:rsidRPr="00776411" w:rsidRDefault="00482CB2" w:rsidP="00482CB2">
      <w:r w:rsidRPr="00776411">
        <w:rPr>
          <w:rFonts w:hint="eastAsia"/>
        </w:rPr>
        <w:t>원문</w:t>
      </w:r>
      <w:r w:rsidRPr="00776411">
        <w:t xml:space="preserve">: "The current title—'Exposing ChatGPT-assisted plagiarism in student </w:t>
      </w:r>
    </w:p>
    <w:p w14:paraId="251F4025" w14:textId="77777777" w:rsidR="00482CB2" w:rsidRPr="00776411" w:rsidRDefault="00482CB2" w:rsidP="00482CB2">
      <w:r w:rsidRPr="00776411">
        <w:t xml:space="preserve">written work: Linguistic and non-linguistic clues'—accurately captures the </w:t>
      </w:r>
    </w:p>
    <w:p w14:paraId="3AEC868F" w14:textId="77777777" w:rsidR="00482CB2" w:rsidRPr="00776411" w:rsidRDefault="00482CB2" w:rsidP="00482CB2">
      <w:r w:rsidRPr="00776411">
        <w:t xml:space="preserve">textual focus of the study but fails to signal the equally important perceptual </w:t>
      </w:r>
    </w:p>
    <w:p w14:paraId="1EF301DB" w14:textId="77777777" w:rsidR="00482CB2" w:rsidRPr="00776411" w:rsidRDefault="00482CB2" w:rsidP="00482CB2">
      <w:r w:rsidRPr="00776411">
        <w:t>dimension derived from faculty participants."</w:t>
      </w:r>
    </w:p>
    <w:p w14:paraId="6B9AE33B" w14:textId="77777777" w:rsidR="00482CB2" w:rsidRPr="00776411" w:rsidRDefault="00482CB2" w:rsidP="00482CB2"/>
    <w:p w14:paraId="300C42E0" w14:textId="77777777" w:rsidR="00482CB2" w:rsidRPr="00776411" w:rsidRDefault="00482CB2" w:rsidP="00482CB2">
      <w:r w:rsidRPr="00776411">
        <w:rPr>
          <w:rFonts w:hint="eastAsia"/>
        </w:rPr>
        <w:t>수정</w:t>
      </w:r>
      <w:r w:rsidRPr="00776411">
        <w:t xml:space="preserve">: "The current title—'Exposing ChatGPT-assisted plagiarism in student </w:t>
      </w:r>
    </w:p>
    <w:p w14:paraId="616E4957" w14:textId="77777777" w:rsidR="00482CB2" w:rsidRPr="00776411" w:rsidRDefault="00482CB2" w:rsidP="00482CB2">
      <w:r w:rsidRPr="00776411">
        <w:t xml:space="preserve">written work: Linguistic and non-linguistic clues'—well </w:t>
      </w:r>
      <w:proofErr w:type="gramStart"/>
      <w:r w:rsidRPr="00776411">
        <w:t>reflects</w:t>
      </w:r>
      <w:proofErr w:type="gramEnd"/>
      <w:r w:rsidRPr="00776411">
        <w:t xml:space="preserve"> the textual </w:t>
      </w:r>
    </w:p>
    <w:p w14:paraId="5F0070C3" w14:textId="77777777" w:rsidR="00482CB2" w:rsidRPr="00776411" w:rsidRDefault="00482CB2" w:rsidP="00482CB2">
      <w:r w:rsidRPr="00776411">
        <w:t xml:space="preserve">focus of the study but does not show the important perceptual aspects of the </w:t>
      </w:r>
    </w:p>
    <w:p w14:paraId="4DD4155E" w14:textId="2EF2C0BB" w:rsidR="007C201F" w:rsidRPr="00776411" w:rsidRDefault="00482CB2" w:rsidP="00482CB2">
      <w:r w:rsidRPr="00776411">
        <w:t>faculty participants' perceptions."</w:t>
      </w:r>
    </w:p>
    <w:p w14:paraId="3C11E7F6" w14:textId="77777777" w:rsidR="00482CB2" w:rsidRPr="00776411" w:rsidRDefault="00482CB2" w:rsidP="00691A7B"/>
    <w:p w14:paraId="774D4417" w14:textId="2879AEE8" w:rsidR="00391B19" w:rsidRPr="00776411" w:rsidRDefault="00370FAD" w:rsidP="00391B19">
      <w:r w:rsidRPr="00776411">
        <w:rPr>
          <w:rFonts w:hint="eastAsia"/>
        </w:rPr>
        <w:t>3</w:t>
      </w:r>
      <w:r w:rsidR="00A5355F" w:rsidRPr="00776411">
        <w:rPr>
          <w:rFonts w:hint="eastAsia"/>
        </w:rPr>
        <w:t>.</w:t>
      </w:r>
      <w:r w:rsidR="00391B19" w:rsidRPr="00776411">
        <w:t xml:space="preserve"> 어조 및 태도(Tone and Attitude)</w:t>
      </w:r>
    </w:p>
    <w:p w14:paraId="6A3A18D8" w14:textId="77777777" w:rsidR="00391B19" w:rsidRPr="00391B19" w:rsidRDefault="00391B19" w:rsidP="00391B19">
      <w:r w:rsidRPr="00391B19">
        <w:t>3.1. 개인적 책임 소재 명시</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72"/>
        <w:gridCol w:w="3934"/>
      </w:tblGrid>
      <w:tr w:rsidR="00391B19" w:rsidRPr="00391B19" w14:paraId="77BF5F49"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1D80549" w14:textId="77777777" w:rsidR="00391B19" w:rsidRPr="00391B19" w:rsidRDefault="00391B19" w:rsidP="00391B19">
            <w:r w:rsidRPr="00391B19">
              <w:t>패턴</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674FB428" w14:textId="77777777" w:rsidR="00391B19" w:rsidRPr="00391B19" w:rsidRDefault="00391B19" w:rsidP="00391B19">
            <w:r w:rsidRPr="00391B19">
              <w:t>예시</w:t>
            </w:r>
          </w:p>
        </w:tc>
      </w:tr>
      <w:tr w:rsidR="00391B19" w:rsidRPr="00391B19" w14:paraId="4B4A9FF2"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3B75DEC" w14:textId="77777777" w:rsidR="00391B19" w:rsidRPr="00391B19" w:rsidRDefault="00391B19" w:rsidP="00391B19">
            <w:r w:rsidRPr="00391B19">
              <w:t>"I believe"</w:t>
            </w:r>
          </w:p>
        </w:tc>
        <w:tc>
          <w:tcPr>
            <w:tcW w:w="0" w:type="auto"/>
            <w:tcBorders>
              <w:top w:val="single" w:sz="2" w:space="0" w:color="E3E3E3"/>
              <w:left w:val="single" w:sz="2" w:space="0" w:color="E3E3E3"/>
              <w:bottom w:val="single" w:sz="6" w:space="0" w:color="E1E3EA"/>
              <w:right w:val="nil"/>
            </w:tcBorders>
            <w:vAlign w:val="center"/>
            <w:hideMark/>
          </w:tcPr>
          <w:p w14:paraId="2C9AD784" w14:textId="77777777" w:rsidR="00391B19" w:rsidRPr="00391B19" w:rsidRDefault="00391B19" w:rsidP="00391B19">
            <w:r w:rsidRPr="00391B19">
              <w:t>"I believe the title should reflect..."</w:t>
            </w:r>
          </w:p>
        </w:tc>
      </w:tr>
      <w:tr w:rsidR="00391B19" w:rsidRPr="00391B19" w14:paraId="5BADE58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8E6DB36" w14:textId="77777777" w:rsidR="00391B19" w:rsidRPr="00391B19" w:rsidRDefault="00391B19" w:rsidP="00391B19">
            <w:r w:rsidRPr="00391B19">
              <w:lastRenderedPageBreak/>
              <w:t>"I found"</w:t>
            </w:r>
          </w:p>
        </w:tc>
        <w:tc>
          <w:tcPr>
            <w:tcW w:w="0" w:type="auto"/>
            <w:tcBorders>
              <w:top w:val="single" w:sz="2" w:space="0" w:color="E3E3E3"/>
              <w:left w:val="single" w:sz="2" w:space="0" w:color="E3E3E3"/>
              <w:bottom w:val="single" w:sz="6" w:space="0" w:color="E1E3EA"/>
              <w:right w:val="nil"/>
            </w:tcBorders>
            <w:vAlign w:val="center"/>
            <w:hideMark/>
          </w:tcPr>
          <w:p w14:paraId="1B74675C" w14:textId="77777777" w:rsidR="00391B19" w:rsidRPr="00391B19" w:rsidRDefault="00391B19" w:rsidP="00391B19">
            <w:r w:rsidRPr="00391B19">
              <w:t>"I found that the methodology lacks..."</w:t>
            </w:r>
          </w:p>
        </w:tc>
      </w:tr>
      <w:tr w:rsidR="00391B19" w:rsidRPr="00391B19" w14:paraId="7EC66C9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94A385E" w14:textId="77777777" w:rsidR="00391B19" w:rsidRPr="00391B19" w:rsidRDefault="00391B19" w:rsidP="00391B19">
            <w:r w:rsidRPr="00391B19">
              <w:t>"In my view"</w:t>
            </w:r>
          </w:p>
        </w:tc>
        <w:tc>
          <w:tcPr>
            <w:tcW w:w="0" w:type="auto"/>
            <w:tcBorders>
              <w:top w:val="single" w:sz="2" w:space="0" w:color="E3E3E3"/>
              <w:left w:val="single" w:sz="2" w:space="0" w:color="E3E3E3"/>
              <w:bottom w:val="single" w:sz="6" w:space="0" w:color="E1E3EA"/>
              <w:right w:val="nil"/>
            </w:tcBorders>
            <w:vAlign w:val="center"/>
            <w:hideMark/>
          </w:tcPr>
          <w:p w14:paraId="6F6131F5" w14:textId="77777777" w:rsidR="00391B19" w:rsidRPr="00391B19" w:rsidRDefault="00391B19" w:rsidP="00391B19">
            <w:r w:rsidRPr="00391B19">
              <w:t>"In my view, this needs elaboration."</w:t>
            </w:r>
          </w:p>
        </w:tc>
      </w:tr>
      <w:tr w:rsidR="00391B19" w:rsidRPr="00391B19" w14:paraId="4C2268A2"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D413FAA" w14:textId="77777777" w:rsidR="00391B19" w:rsidRPr="00391B19" w:rsidRDefault="00391B19" w:rsidP="00391B19">
            <w:r w:rsidRPr="00391B19">
              <w:t>"I recommend"</w:t>
            </w:r>
          </w:p>
        </w:tc>
        <w:tc>
          <w:tcPr>
            <w:tcW w:w="0" w:type="auto"/>
            <w:tcBorders>
              <w:top w:val="single" w:sz="2" w:space="0" w:color="E3E3E3"/>
              <w:left w:val="single" w:sz="2" w:space="0" w:color="E3E3E3"/>
              <w:bottom w:val="nil"/>
              <w:right w:val="nil"/>
            </w:tcBorders>
            <w:vAlign w:val="center"/>
            <w:hideMark/>
          </w:tcPr>
          <w:p w14:paraId="6B343000" w14:textId="77777777" w:rsidR="00391B19" w:rsidRPr="00391B19" w:rsidRDefault="00391B19" w:rsidP="00391B19">
            <w:r w:rsidRPr="00391B19">
              <w:t>"I recommend adding..."</w:t>
            </w:r>
          </w:p>
        </w:tc>
      </w:tr>
    </w:tbl>
    <w:p w14:paraId="5F14F9C6" w14:textId="77777777" w:rsidR="00391B19" w:rsidRPr="00391B19" w:rsidRDefault="00391B19" w:rsidP="00391B19">
      <w:r w:rsidRPr="00391B19">
        <w:t>→ 원리: 객관적 평가보다 주관적 의견을 명시적으로 표현</w:t>
      </w:r>
    </w:p>
    <w:p w14:paraId="42BF027D" w14:textId="77777777" w:rsidR="00391B19" w:rsidRPr="00391B19" w:rsidRDefault="00391B19" w:rsidP="00391B19">
      <w:r w:rsidRPr="00391B19">
        <w:t>3.2. 비판의 완화 전략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27"/>
        <w:gridCol w:w="2309"/>
      </w:tblGrid>
      <w:tr w:rsidR="00391B19" w:rsidRPr="00391B19" w14:paraId="17E54E56"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4CF3BEB" w14:textId="77777777" w:rsidR="00391B19" w:rsidRPr="00391B19" w:rsidRDefault="00391B19" w:rsidP="00391B19">
            <w:r w:rsidRPr="00391B19">
              <w:t>강한 표현</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D3A7D4B" w14:textId="77777777" w:rsidR="00391B19" w:rsidRPr="00391B19" w:rsidRDefault="00391B19" w:rsidP="00391B19">
            <w:r w:rsidRPr="00391B19">
              <w:t>완화된 표현</w:t>
            </w:r>
          </w:p>
        </w:tc>
      </w:tr>
      <w:tr w:rsidR="00391B19" w:rsidRPr="00391B19" w14:paraId="25EBE56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2FAF389" w14:textId="77777777" w:rsidR="00391B19" w:rsidRPr="00391B19" w:rsidRDefault="00391B19" w:rsidP="00391B19">
            <w:r w:rsidRPr="00391B19">
              <w:t>"</w:t>
            </w:r>
            <w:proofErr w:type="gramStart"/>
            <w:r w:rsidRPr="00391B19">
              <w:t>fails</w:t>
            </w:r>
            <w:proofErr w:type="gramEnd"/>
            <w:r w:rsidRPr="00391B19">
              <w:t xml:space="preserve"> to"</w:t>
            </w:r>
          </w:p>
        </w:tc>
        <w:tc>
          <w:tcPr>
            <w:tcW w:w="0" w:type="auto"/>
            <w:tcBorders>
              <w:top w:val="single" w:sz="2" w:space="0" w:color="E3E3E3"/>
              <w:left w:val="single" w:sz="2" w:space="0" w:color="E3E3E3"/>
              <w:bottom w:val="single" w:sz="6" w:space="0" w:color="E1E3EA"/>
              <w:right w:val="nil"/>
            </w:tcBorders>
            <w:vAlign w:val="center"/>
            <w:hideMark/>
          </w:tcPr>
          <w:p w14:paraId="005DB4C0" w14:textId="77777777" w:rsidR="00391B19" w:rsidRPr="00391B19" w:rsidRDefault="00391B19" w:rsidP="00391B19">
            <w:r w:rsidRPr="00391B19">
              <w:t>"</w:t>
            </w:r>
            <w:proofErr w:type="gramStart"/>
            <w:r w:rsidRPr="00391B19">
              <w:t>does</w:t>
            </w:r>
            <w:proofErr w:type="gramEnd"/>
            <w:r w:rsidRPr="00391B19">
              <w:t xml:space="preserve"> not"</w:t>
            </w:r>
          </w:p>
        </w:tc>
      </w:tr>
      <w:tr w:rsidR="00391B19" w:rsidRPr="00391B19" w14:paraId="5111EB0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5CC1DA5" w14:textId="77777777" w:rsidR="00391B19" w:rsidRPr="00391B19" w:rsidRDefault="00391B19" w:rsidP="00391B19">
            <w:r w:rsidRPr="00391B19">
              <w:t>"incorrect"</w:t>
            </w:r>
          </w:p>
        </w:tc>
        <w:tc>
          <w:tcPr>
            <w:tcW w:w="0" w:type="auto"/>
            <w:tcBorders>
              <w:top w:val="single" w:sz="2" w:space="0" w:color="E3E3E3"/>
              <w:left w:val="single" w:sz="2" w:space="0" w:color="E3E3E3"/>
              <w:bottom w:val="single" w:sz="6" w:space="0" w:color="E1E3EA"/>
              <w:right w:val="nil"/>
            </w:tcBorders>
            <w:vAlign w:val="center"/>
            <w:hideMark/>
          </w:tcPr>
          <w:p w14:paraId="629A35E1" w14:textId="77777777" w:rsidR="00391B19" w:rsidRPr="00391B19" w:rsidRDefault="00391B19" w:rsidP="00391B19">
            <w:r w:rsidRPr="00391B19">
              <w:t>"</w:t>
            </w:r>
            <w:proofErr w:type="gramStart"/>
            <w:r w:rsidRPr="00391B19">
              <w:t>needs</w:t>
            </w:r>
            <w:proofErr w:type="gramEnd"/>
            <w:r w:rsidRPr="00391B19">
              <w:t xml:space="preserve"> correction"</w:t>
            </w:r>
          </w:p>
        </w:tc>
      </w:tr>
      <w:tr w:rsidR="00391B19" w:rsidRPr="00391B19" w14:paraId="0B341A9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7715F47" w14:textId="77777777" w:rsidR="00391B19" w:rsidRPr="00391B19" w:rsidRDefault="00391B19" w:rsidP="00391B19">
            <w:r w:rsidRPr="00391B19">
              <w:t>"problematic"</w:t>
            </w:r>
          </w:p>
        </w:tc>
        <w:tc>
          <w:tcPr>
            <w:tcW w:w="0" w:type="auto"/>
            <w:tcBorders>
              <w:top w:val="single" w:sz="2" w:space="0" w:color="E3E3E3"/>
              <w:left w:val="single" w:sz="2" w:space="0" w:color="E3E3E3"/>
              <w:bottom w:val="single" w:sz="6" w:space="0" w:color="E1E3EA"/>
              <w:right w:val="nil"/>
            </w:tcBorders>
            <w:vAlign w:val="center"/>
            <w:hideMark/>
          </w:tcPr>
          <w:p w14:paraId="1360FF70" w14:textId="77777777" w:rsidR="00391B19" w:rsidRPr="00391B19" w:rsidRDefault="00391B19" w:rsidP="00391B19">
            <w:r w:rsidRPr="00391B19">
              <w:t>"</w:t>
            </w:r>
            <w:proofErr w:type="gramStart"/>
            <w:r w:rsidRPr="00391B19">
              <w:t>requires</w:t>
            </w:r>
            <w:proofErr w:type="gramEnd"/>
            <w:r w:rsidRPr="00391B19">
              <w:t xml:space="preserve"> attention"</w:t>
            </w:r>
          </w:p>
        </w:tc>
      </w:tr>
      <w:tr w:rsidR="00391B19" w:rsidRPr="00391B19" w14:paraId="24F98B0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8ED07D1" w14:textId="77777777" w:rsidR="00391B19" w:rsidRPr="00391B19" w:rsidRDefault="00391B19" w:rsidP="00391B19">
            <w:r w:rsidRPr="00391B19">
              <w:t>"overclaims"</w:t>
            </w:r>
          </w:p>
        </w:tc>
        <w:tc>
          <w:tcPr>
            <w:tcW w:w="0" w:type="auto"/>
            <w:tcBorders>
              <w:top w:val="single" w:sz="2" w:space="0" w:color="E3E3E3"/>
              <w:left w:val="single" w:sz="2" w:space="0" w:color="E3E3E3"/>
              <w:bottom w:val="single" w:sz="6" w:space="0" w:color="E1E3EA"/>
              <w:right w:val="nil"/>
            </w:tcBorders>
            <w:vAlign w:val="center"/>
            <w:hideMark/>
          </w:tcPr>
          <w:p w14:paraId="6851CB85" w14:textId="77777777" w:rsidR="00391B19" w:rsidRPr="00391B19" w:rsidRDefault="00391B19" w:rsidP="00391B19">
            <w:r w:rsidRPr="00391B19">
              <w:t>"</w:t>
            </w:r>
            <w:proofErr w:type="gramStart"/>
            <w:r w:rsidRPr="00391B19">
              <w:t>seems</w:t>
            </w:r>
            <w:proofErr w:type="gramEnd"/>
            <w:r w:rsidRPr="00391B19">
              <w:t xml:space="preserve"> to exaggerate"</w:t>
            </w:r>
          </w:p>
        </w:tc>
      </w:tr>
      <w:tr w:rsidR="00391B19" w:rsidRPr="00391B19" w14:paraId="721C69EC"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458547B" w14:textId="77777777" w:rsidR="00391B19" w:rsidRPr="00391B19" w:rsidRDefault="00391B19" w:rsidP="00391B19">
            <w:r w:rsidRPr="00391B19">
              <w:t>"must"</w:t>
            </w:r>
          </w:p>
        </w:tc>
        <w:tc>
          <w:tcPr>
            <w:tcW w:w="0" w:type="auto"/>
            <w:tcBorders>
              <w:top w:val="single" w:sz="2" w:space="0" w:color="E3E3E3"/>
              <w:left w:val="single" w:sz="2" w:space="0" w:color="E3E3E3"/>
              <w:bottom w:val="nil"/>
              <w:right w:val="nil"/>
            </w:tcBorders>
            <w:vAlign w:val="center"/>
            <w:hideMark/>
          </w:tcPr>
          <w:p w14:paraId="1BADB599" w14:textId="77777777" w:rsidR="00391B19" w:rsidRPr="00391B19" w:rsidRDefault="00391B19" w:rsidP="00391B19">
            <w:r w:rsidRPr="00391B19">
              <w:t>"should" / "could"</w:t>
            </w:r>
          </w:p>
        </w:tc>
      </w:tr>
    </w:tbl>
    <w:p w14:paraId="47187D8B" w14:textId="77777777" w:rsidR="00391B19" w:rsidRPr="00776411" w:rsidRDefault="00391B19" w:rsidP="00391B19">
      <w:r w:rsidRPr="00391B19">
        <w:t>3.3. 제안형 어조</w:t>
      </w:r>
    </w:p>
    <w:p w14:paraId="34247C99" w14:textId="77777777" w:rsidR="00391B19" w:rsidRPr="00776411" w:rsidRDefault="00391B19" w:rsidP="00391B19">
      <w:r w:rsidRPr="00776411">
        <w:rPr>
          <w:rFonts w:ascii="Segoe UI Symbol" w:hAnsi="Segoe UI Symbol" w:cs="Segoe UI Symbol"/>
        </w:rPr>
        <w:t>✗</w:t>
      </w:r>
      <w:r w:rsidRPr="00776411">
        <w:t xml:space="preserve"> "This is wrong."</w:t>
      </w:r>
    </w:p>
    <w:p w14:paraId="76CCB84B" w14:textId="77777777" w:rsidR="00391B19" w:rsidRPr="00776411" w:rsidRDefault="00391B19" w:rsidP="00391B19">
      <w:r w:rsidRPr="00776411">
        <w:rPr>
          <w:rFonts w:hint="eastAsia"/>
        </w:rPr>
        <w:t>△</w:t>
      </w:r>
      <w:r w:rsidRPr="00776411">
        <w:t xml:space="preserve"> "This needs to be corrected."</w:t>
      </w:r>
    </w:p>
    <w:p w14:paraId="26C716B9" w14:textId="77777777" w:rsidR="00391B19" w:rsidRPr="00776411" w:rsidRDefault="00391B19" w:rsidP="00391B19">
      <w:r w:rsidRPr="00776411">
        <w:rPr>
          <w:rFonts w:hint="eastAsia"/>
        </w:rPr>
        <w:t>○</w:t>
      </w:r>
      <w:r w:rsidRPr="00776411">
        <w:t xml:space="preserve"> "Please correct this."</w:t>
      </w:r>
    </w:p>
    <w:p w14:paraId="77DAC895" w14:textId="3EBF8C40" w:rsidR="00391B19" w:rsidRPr="00776411" w:rsidRDefault="00391B19" w:rsidP="00391B19">
      <w:r w:rsidRPr="00776411">
        <w:rPr>
          <w:rFonts w:hint="eastAsia"/>
        </w:rPr>
        <w:t>○</w:t>
      </w:r>
      <w:r w:rsidRPr="00776411">
        <w:t xml:space="preserve"> "I suggest revising this to..."</w:t>
      </w:r>
    </w:p>
    <w:p w14:paraId="0F4AA659" w14:textId="77777777" w:rsidR="00391B19" w:rsidRPr="00391B19" w:rsidRDefault="00391B19" w:rsidP="00391B19"/>
    <w:p w14:paraId="03617100" w14:textId="435B6597" w:rsidR="00B8753B" w:rsidRPr="00776411" w:rsidRDefault="00215CAE">
      <w:r w:rsidRPr="00776411">
        <w:rPr>
          <w:rFonts w:hint="eastAsia"/>
        </w:rPr>
        <w:t>4</w:t>
      </w:r>
      <w:r w:rsidR="00B8753B" w:rsidRPr="00776411">
        <w:rPr>
          <w:rFonts w:hint="eastAsia"/>
        </w:rPr>
        <w:t>. Overall comments에서 topic을 요약해서 주지 말아라.</w:t>
      </w:r>
    </w:p>
    <w:p w14:paraId="4B8B244E" w14:textId="77777777" w:rsidR="00CE339F" w:rsidRPr="00776411" w:rsidRDefault="00CE339F"/>
    <w:p w14:paraId="789C5D12" w14:textId="77777777" w:rsidR="00747498" w:rsidRPr="00747498" w:rsidRDefault="00747498" w:rsidP="00747498">
      <w:r w:rsidRPr="00747498">
        <w:t>5. 구조적 패턴(Structural Patterns)</w:t>
      </w:r>
    </w:p>
    <w:p w14:paraId="06E26569" w14:textId="201F0161" w:rsidR="00747498" w:rsidRPr="00776411" w:rsidRDefault="00747498" w:rsidP="00747498">
      <w:r w:rsidRPr="00776411">
        <w:rPr>
          <w:rFonts w:hint="eastAsia"/>
        </w:rPr>
        <w:t xml:space="preserve">(1) </w:t>
      </w:r>
      <w:r w:rsidRPr="00747498">
        <w:t>문제-해결 구조</w:t>
      </w:r>
      <w:r w:rsidRPr="00776411">
        <w:rPr>
          <w:rFonts w:hint="eastAsia"/>
        </w:rPr>
        <w:t>: 문제</w:t>
      </w:r>
      <w:r w:rsidRPr="00776411">
        <w:t xml:space="preserve"> 지적 → 구체적 예시 → 수정 방향 제시</w:t>
      </w:r>
    </w:p>
    <w:p w14:paraId="161130BF" w14:textId="77777777" w:rsidR="00747498" w:rsidRPr="00776411" w:rsidRDefault="00747498" w:rsidP="00747498">
      <w:r w:rsidRPr="00776411">
        <w:rPr>
          <w:rFonts w:hint="eastAsia"/>
        </w:rPr>
        <w:t>예</w:t>
      </w:r>
      <w:r w:rsidRPr="00776411">
        <w:t>:</w:t>
      </w:r>
    </w:p>
    <w:p w14:paraId="2C87BB39" w14:textId="77777777" w:rsidR="00747498" w:rsidRPr="00776411" w:rsidRDefault="00747498" w:rsidP="00747498">
      <w:r w:rsidRPr="00776411">
        <w:t xml:space="preserve">"Table 2 lacks proper formatting and quantitative information. The current </w:t>
      </w:r>
    </w:p>
    <w:p w14:paraId="6E263725" w14:textId="77777777" w:rsidR="00747498" w:rsidRPr="00776411" w:rsidRDefault="00747498" w:rsidP="00747498">
      <w:r w:rsidRPr="00776411">
        <w:t xml:space="preserve">presentation with bullet points does not have a header, failing to offer the </w:t>
      </w:r>
    </w:p>
    <w:p w14:paraId="4B1E848C" w14:textId="77777777" w:rsidR="00747498" w:rsidRPr="00776411" w:rsidRDefault="00747498" w:rsidP="00747498">
      <w:r w:rsidRPr="00776411">
        <w:t xml:space="preserve">distribution of the 44 in-text citation errors. Please re-draw Table 2 to show: </w:t>
      </w:r>
    </w:p>
    <w:p w14:paraId="725D5EA0" w14:textId="6CCFBD4F" w:rsidR="00215CAE" w:rsidRPr="00776411" w:rsidRDefault="00747498" w:rsidP="00747498">
      <w:r w:rsidRPr="00776411">
        <w:t>(a) error type, (b) frequency count, (c) percentage..."</w:t>
      </w:r>
    </w:p>
    <w:p w14:paraId="7DBB9AEE" w14:textId="77777777" w:rsidR="0077486E" w:rsidRPr="00776411" w:rsidRDefault="0077486E" w:rsidP="0077486E"/>
    <w:p w14:paraId="3C4AA0AD" w14:textId="3272EB5A" w:rsidR="0077486E" w:rsidRPr="00776411" w:rsidRDefault="0077486E" w:rsidP="0077486E">
      <w:r w:rsidRPr="00776411">
        <w:rPr>
          <w:rFonts w:hint="eastAsia"/>
        </w:rPr>
        <w:t xml:space="preserve">(2) </w:t>
      </w:r>
      <w:r w:rsidRPr="00776411">
        <w:t>번호 매기기 방식</w:t>
      </w:r>
    </w:p>
    <w:p w14:paraId="5441940C" w14:textId="77777777" w:rsidR="0077486E" w:rsidRPr="00776411" w:rsidRDefault="0077486E" w:rsidP="0077486E">
      <w:r w:rsidRPr="00776411">
        <w:rPr>
          <w:rFonts w:hint="eastAsia"/>
        </w:rPr>
        <w:t>주요</w:t>
      </w:r>
      <w:r w:rsidRPr="00776411">
        <w:t xml:space="preserve"> 섹션: &lt;Title&gt;, &lt;Abstract&gt;, &lt;Introduction&gt;</w:t>
      </w:r>
    </w:p>
    <w:p w14:paraId="72D971D7" w14:textId="77777777" w:rsidR="0077486E" w:rsidRPr="00776411" w:rsidRDefault="0077486E" w:rsidP="0077486E">
      <w:r w:rsidRPr="00776411">
        <w:rPr>
          <w:rFonts w:hint="eastAsia"/>
        </w:rPr>
        <w:t>하위</w:t>
      </w:r>
      <w:r w:rsidRPr="00776411">
        <w:t xml:space="preserve"> 항목: </w:t>
      </w:r>
      <w:proofErr w:type="gramStart"/>
      <w:r w:rsidRPr="00776411">
        <w:t>1.,</w:t>
      </w:r>
      <w:proofErr w:type="gramEnd"/>
      <w:r w:rsidRPr="00776411">
        <w:t xml:space="preserve"> </w:t>
      </w:r>
      <w:proofErr w:type="gramStart"/>
      <w:r w:rsidRPr="00776411">
        <w:t>2.,</w:t>
      </w:r>
      <w:proofErr w:type="gramEnd"/>
      <w:r w:rsidRPr="00776411">
        <w:t xml:space="preserve"> 3. (아라비아 숫자 + 마침표)</w:t>
      </w:r>
    </w:p>
    <w:p w14:paraId="55A93DD2" w14:textId="1AF12B03" w:rsidR="0077486E" w:rsidRPr="00776411" w:rsidRDefault="0077486E" w:rsidP="0077486E">
      <w:r w:rsidRPr="00776411">
        <w:rPr>
          <w:rFonts w:hint="eastAsia"/>
        </w:rPr>
        <w:t>세부</w:t>
      </w:r>
      <w:r w:rsidRPr="00776411">
        <w:t xml:space="preserve"> 항목: (a), (b), (c) 또는 ● (</w:t>
      </w:r>
      <w:proofErr w:type="spellStart"/>
      <w:r w:rsidRPr="00776411">
        <w:t>불릿</w:t>
      </w:r>
      <w:proofErr w:type="spellEnd"/>
      <w:r w:rsidRPr="00776411">
        <w:t>)</w:t>
      </w:r>
    </w:p>
    <w:p w14:paraId="51EDE1DC" w14:textId="77777777" w:rsidR="00747498" w:rsidRPr="00776411" w:rsidRDefault="00747498"/>
    <w:p w14:paraId="25D97D1E" w14:textId="77777777" w:rsidR="007720DC" w:rsidRPr="007720DC" w:rsidRDefault="007720DC" w:rsidP="007720DC">
      <w:r w:rsidRPr="007720DC">
        <w:t>6. 학술 리뷰 특화 표현(Academic Review Phrases)</w:t>
      </w:r>
    </w:p>
    <w:p w14:paraId="52A23FA6" w14:textId="77777777" w:rsidR="00E475FA" w:rsidRPr="00E475FA" w:rsidRDefault="00E475FA" w:rsidP="00E475FA">
      <w:r w:rsidRPr="00E475FA">
        <w:t>문제 지적 표현</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204"/>
        <w:gridCol w:w="9259"/>
      </w:tblGrid>
      <w:tr w:rsidR="00E475FA" w:rsidRPr="00776411" w14:paraId="6A4FB0BB"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570B127" w14:textId="77777777" w:rsidR="00E475FA" w:rsidRPr="00E475FA" w:rsidRDefault="00E475FA" w:rsidP="00E475FA">
            <w:r w:rsidRPr="00E475FA">
              <w:t>상황</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3F48E395" w14:textId="77777777" w:rsidR="00E475FA" w:rsidRPr="00E475FA" w:rsidRDefault="00E475FA" w:rsidP="00E475FA">
            <w:r w:rsidRPr="00E475FA">
              <w:t>표현</w:t>
            </w:r>
          </w:p>
        </w:tc>
      </w:tr>
      <w:tr w:rsidR="00E475FA" w:rsidRPr="00776411" w14:paraId="40D2644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E3BDB77" w14:textId="77777777" w:rsidR="00E475FA" w:rsidRPr="00E475FA" w:rsidRDefault="00E475FA" w:rsidP="00E475FA">
            <w:r w:rsidRPr="00E475FA">
              <w:t>일반적 문제</w:t>
            </w:r>
          </w:p>
        </w:tc>
        <w:tc>
          <w:tcPr>
            <w:tcW w:w="0" w:type="auto"/>
            <w:tcBorders>
              <w:top w:val="single" w:sz="2" w:space="0" w:color="E3E3E3"/>
              <w:left w:val="single" w:sz="2" w:space="0" w:color="E3E3E3"/>
              <w:bottom w:val="single" w:sz="6" w:space="0" w:color="E1E3EA"/>
              <w:right w:val="nil"/>
            </w:tcBorders>
            <w:vAlign w:val="center"/>
            <w:hideMark/>
          </w:tcPr>
          <w:p w14:paraId="295F1C6E" w14:textId="4845F4DF" w:rsidR="00E475FA" w:rsidRPr="00E475FA" w:rsidRDefault="00E475FA" w:rsidP="00E475FA">
            <w:r w:rsidRPr="00E475FA">
              <w:t>"</w:t>
            </w:r>
            <w:proofErr w:type="gramStart"/>
            <w:r w:rsidRPr="00E475FA">
              <w:t>lacks</w:t>
            </w:r>
            <w:proofErr w:type="gramEnd"/>
            <w:r w:rsidRPr="00E475FA">
              <w:t xml:space="preserve"> clarity," "needs elaboration," "</w:t>
            </w:r>
            <w:r w:rsidRPr="00776411">
              <w:rPr>
                <w:rFonts w:hint="eastAsia"/>
              </w:rPr>
              <w:t>needs</w:t>
            </w:r>
            <w:r w:rsidRPr="00E475FA">
              <w:t xml:space="preserve"> </w:t>
            </w:r>
            <w:r w:rsidRPr="00776411">
              <w:rPr>
                <w:rFonts w:hint="eastAsia"/>
              </w:rPr>
              <w:t>additional explanation</w:t>
            </w:r>
            <w:r w:rsidRPr="00E475FA">
              <w:t>"</w:t>
            </w:r>
          </w:p>
        </w:tc>
      </w:tr>
      <w:tr w:rsidR="00E475FA" w:rsidRPr="00776411" w14:paraId="14357CB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25DDA19" w14:textId="77777777" w:rsidR="00E475FA" w:rsidRPr="00E475FA" w:rsidRDefault="00E475FA" w:rsidP="00E475FA">
            <w:r w:rsidRPr="00E475FA">
              <w:t>방법론 문제</w:t>
            </w:r>
          </w:p>
        </w:tc>
        <w:tc>
          <w:tcPr>
            <w:tcW w:w="0" w:type="auto"/>
            <w:tcBorders>
              <w:top w:val="single" w:sz="2" w:space="0" w:color="E3E3E3"/>
              <w:left w:val="single" w:sz="2" w:space="0" w:color="E3E3E3"/>
              <w:bottom w:val="single" w:sz="6" w:space="0" w:color="E1E3EA"/>
              <w:right w:val="nil"/>
            </w:tcBorders>
            <w:vAlign w:val="center"/>
            <w:hideMark/>
          </w:tcPr>
          <w:p w14:paraId="4584D6E9" w14:textId="0326172E" w:rsidR="00E475FA" w:rsidRPr="00E475FA" w:rsidRDefault="00E475FA" w:rsidP="00E475FA">
            <w:r w:rsidRPr="00E475FA">
              <w:t>"</w:t>
            </w:r>
            <w:proofErr w:type="gramStart"/>
            <w:r w:rsidRPr="00E475FA">
              <w:t>lacks</w:t>
            </w:r>
            <w:proofErr w:type="gramEnd"/>
            <w:r w:rsidRPr="00E475FA">
              <w:t xml:space="preserve"> operational </w:t>
            </w:r>
            <w:r w:rsidRPr="00776411">
              <w:rPr>
                <w:rFonts w:hint="eastAsia"/>
              </w:rPr>
              <w:t>measurement</w:t>
            </w:r>
            <w:r w:rsidRPr="00E475FA">
              <w:t xml:space="preserve">," "needs </w:t>
            </w:r>
            <w:r w:rsidRPr="00776411">
              <w:rPr>
                <w:rFonts w:hint="eastAsia"/>
              </w:rPr>
              <w:t xml:space="preserve">methodological </w:t>
            </w:r>
            <w:r w:rsidRPr="00E475FA">
              <w:t>transparency"</w:t>
            </w:r>
          </w:p>
        </w:tc>
      </w:tr>
      <w:tr w:rsidR="00E475FA" w:rsidRPr="00776411" w14:paraId="6769886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2FE4AAD" w14:textId="77777777" w:rsidR="00E475FA" w:rsidRPr="00E475FA" w:rsidRDefault="00E475FA" w:rsidP="00E475FA">
            <w:r w:rsidRPr="00E475FA">
              <w:t>논리적 문제</w:t>
            </w:r>
          </w:p>
        </w:tc>
        <w:tc>
          <w:tcPr>
            <w:tcW w:w="0" w:type="auto"/>
            <w:tcBorders>
              <w:top w:val="single" w:sz="2" w:space="0" w:color="E3E3E3"/>
              <w:left w:val="single" w:sz="2" w:space="0" w:color="E3E3E3"/>
              <w:bottom w:val="single" w:sz="6" w:space="0" w:color="E1E3EA"/>
              <w:right w:val="nil"/>
            </w:tcBorders>
            <w:vAlign w:val="center"/>
            <w:hideMark/>
          </w:tcPr>
          <w:p w14:paraId="5083B2A7" w14:textId="4D9AB804" w:rsidR="00E475FA" w:rsidRPr="00E475FA" w:rsidRDefault="00E475FA" w:rsidP="00E475FA">
            <w:r w:rsidRPr="00E475FA">
              <w:t>"</w:t>
            </w:r>
            <w:proofErr w:type="gramStart"/>
            <w:r w:rsidRPr="00E475FA">
              <w:t>needs</w:t>
            </w:r>
            <w:proofErr w:type="gramEnd"/>
            <w:r w:rsidRPr="00E475FA">
              <w:t xml:space="preserve"> to be linked more coherently," "requires stronger grounding"</w:t>
            </w:r>
            <w:r w:rsidRPr="00776411">
              <w:rPr>
                <w:rFonts w:hint="eastAsia"/>
              </w:rPr>
              <w:t xml:space="preserve">, </w:t>
            </w:r>
            <w:r w:rsidRPr="00776411">
              <w:t>“</w:t>
            </w:r>
            <w:r w:rsidRPr="00776411">
              <w:rPr>
                <w:rFonts w:hint="eastAsia"/>
              </w:rPr>
              <w:t>needs to be strengthened</w:t>
            </w:r>
            <w:r w:rsidRPr="00776411">
              <w:t>”</w:t>
            </w:r>
          </w:p>
        </w:tc>
      </w:tr>
      <w:tr w:rsidR="00E475FA" w:rsidRPr="00776411" w14:paraId="343FBA76"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6A2F285" w14:textId="77777777" w:rsidR="00E475FA" w:rsidRPr="00E475FA" w:rsidRDefault="00E475FA" w:rsidP="00E475FA">
            <w:r w:rsidRPr="00E475FA">
              <w:t>형식적 문제</w:t>
            </w:r>
          </w:p>
        </w:tc>
        <w:tc>
          <w:tcPr>
            <w:tcW w:w="0" w:type="auto"/>
            <w:tcBorders>
              <w:top w:val="single" w:sz="2" w:space="0" w:color="E3E3E3"/>
              <w:left w:val="single" w:sz="2" w:space="0" w:color="E3E3E3"/>
              <w:bottom w:val="nil"/>
              <w:right w:val="nil"/>
            </w:tcBorders>
            <w:vAlign w:val="center"/>
            <w:hideMark/>
          </w:tcPr>
          <w:p w14:paraId="443EB201" w14:textId="77777777" w:rsidR="00E475FA" w:rsidRPr="00E475FA" w:rsidRDefault="00E475FA" w:rsidP="00E475FA">
            <w:r w:rsidRPr="00E475FA">
              <w:t>"</w:t>
            </w:r>
            <w:proofErr w:type="gramStart"/>
            <w:r w:rsidRPr="00E475FA">
              <w:t>looks</w:t>
            </w:r>
            <w:proofErr w:type="gramEnd"/>
            <w:r w:rsidRPr="00E475FA">
              <w:t xml:space="preserve"> ill-formatted," "needs correction"</w:t>
            </w:r>
          </w:p>
        </w:tc>
      </w:tr>
    </w:tbl>
    <w:p w14:paraId="0BE12281" w14:textId="77777777" w:rsidR="00E475FA" w:rsidRPr="00E475FA" w:rsidRDefault="00E475FA" w:rsidP="00E475FA">
      <w:r w:rsidRPr="00E475FA">
        <w:t>6.2. 수정 제안 표현</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55"/>
        <w:gridCol w:w="4357"/>
      </w:tblGrid>
      <w:tr w:rsidR="00E475FA" w:rsidRPr="00E475FA" w14:paraId="449FBE39"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6F555FA" w14:textId="77777777" w:rsidR="00E475FA" w:rsidRPr="00E475FA" w:rsidRDefault="00E475FA" w:rsidP="00E475FA">
            <w:r w:rsidRPr="00E475FA">
              <w:t>강도</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1CF02A9E" w14:textId="77777777" w:rsidR="00E475FA" w:rsidRPr="00E475FA" w:rsidRDefault="00E475FA" w:rsidP="00E475FA">
            <w:r w:rsidRPr="00E475FA">
              <w:t>표현</w:t>
            </w:r>
          </w:p>
        </w:tc>
      </w:tr>
      <w:tr w:rsidR="00E475FA" w:rsidRPr="00E475FA" w14:paraId="56F8C3F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F516DD8" w14:textId="77777777" w:rsidR="00E475FA" w:rsidRPr="00E475FA" w:rsidRDefault="00E475FA" w:rsidP="00E475FA">
            <w:r w:rsidRPr="00E475FA">
              <w:t>약한 제안</w:t>
            </w:r>
          </w:p>
        </w:tc>
        <w:tc>
          <w:tcPr>
            <w:tcW w:w="0" w:type="auto"/>
            <w:tcBorders>
              <w:top w:val="single" w:sz="2" w:space="0" w:color="E3E3E3"/>
              <w:left w:val="single" w:sz="2" w:space="0" w:color="E3E3E3"/>
              <w:bottom w:val="single" w:sz="6" w:space="0" w:color="E1E3EA"/>
              <w:right w:val="nil"/>
            </w:tcBorders>
            <w:vAlign w:val="center"/>
            <w:hideMark/>
          </w:tcPr>
          <w:p w14:paraId="31EFC8D8" w14:textId="77777777" w:rsidR="00E475FA" w:rsidRPr="00E475FA" w:rsidRDefault="00E475FA" w:rsidP="00E475FA">
            <w:r w:rsidRPr="00E475FA">
              <w:t>"</w:t>
            </w:r>
            <w:proofErr w:type="gramStart"/>
            <w:r w:rsidRPr="00E475FA">
              <w:t>could</w:t>
            </w:r>
            <w:proofErr w:type="gramEnd"/>
            <w:r w:rsidRPr="00E475FA">
              <w:t xml:space="preserve"> be revised," "might consider"</w:t>
            </w:r>
          </w:p>
        </w:tc>
      </w:tr>
      <w:tr w:rsidR="00E475FA" w:rsidRPr="00E475FA" w14:paraId="2EB5E880"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0837942" w14:textId="77777777" w:rsidR="00E475FA" w:rsidRPr="00E475FA" w:rsidRDefault="00E475FA" w:rsidP="00E475FA">
            <w:r w:rsidRPr="00E475FA">
              <w:t>중간 제안</w:t>
            </w:r>
          </w:p>
        </w:tc>
        <w:tc>
          <w:tcPr>
            <w:tcW w:w="0" w:type="auto"/>
            <w:tcBorders>
              <w:top w:val="single" w:sz="2" w:space="0" w:color="E3E3E3"/>
              <w:left w:val="single" w:sz="2" w:space="0" w:color="E3E3E3"/>
              <w:bottom w:val="single" w:sz="6" w:space="0" w:color="E1E3EA"/>
              <w:right w:val="nil"/>
            </w:tcBorders>
            <w:vAlign w:val="center"/>
            <w:hideMark/>
          </w:tcPr>
          <w:p w14:paraId="6ECFA33A" w14:textId="77777777" w:rsidR="00E475FA" w:rsidRPr="00E475FA" w:rsidRDefault="00E475FA" w:rsidP="00E475FA">
            <w:r w:rsidRPr="00E475FA">
              <w:t>"</w:t>
            </w:r>
            <w:proofErr w:type="gramStart"/>
            <w:r w:rsidRPr="00E475FA">
              <w:t>should</w:t>
            </w:r>
            <w:proofErr w:type="gramEnd"/>
            <w:r w:rsidRPr="00E475FA">
              <w:t xml:space="preserve"> be revised," "needs to be clarified"</w:t>
            </w:r>
          </w:p>
        </w:tc>
      </w:tr>
      <w:tr w:rsidR="00E475FA" w:rsidRPr="00E475FA" w14:paraId="7D55395B"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3A536DE" w14:textId="77777777" w:rsidR="00E475FA" w:rsidRPr="00E475FA" w:rsidRDefault="00E475FA" w:rsidP="00E475FA">
            <w:r w:rsidRPr="00E475FA">
              <w:t>강한 제안</w:t>
            </w:r>
          </w:p>
        </w:tc>
        <w:tc>
          <w:tcPr>
            <w:tcW w:w="0" w:type="auto"/>
            <w:tcBorders>
              <w:top w:val="single" w:sz="2" w:space="0" w:color="E3E3E3"/>
              <w:left w:val="single" w:sz="2" w:space="0" w:color="E3E3E3"/>
              <w:bottom w:val="nil"/>
              <w:right w:val="nil"/>
            </w:tcBorders>
            <w:vAlign w:val="center"/>
            <w:hideMark/>
          </w:tcPr>
          <w:p w14:paraId="44369740" w14:textId="77777777" w:rsidR="00E475FA" w:rsidRPr="00E475FA" w:rsidRDefault="00E475FA" w:rsidP="00E475FA">
            <w:r w:rsidRPr="00E475FA">
              <w:t>"</w:t>
            </w:r>
            <w:proofErr w:type="gramStart"/>
            <w:r w:rsidRPr="00E475FA">
              <w:t>please</w:t>
            </w:r>
            <w:proofErr w:type="gramEnd"/>
            <w:r w:rsidRPr="00E475FA">
              <w:t xml:space="preserve"> revise," "must be corrected"</w:t>
            </w:r>
          </w:p>
        </w:tc>
      </w:tr>
    </w:tbl>
    <w:p w14:paraId="4986405C" w14:textId="77777777" w:rsidR="00E475FA" w:rsidRPr="00E475FA" w:rsidRDefault="00E475FA" w:rsidP="00E475FA">
      <w:r w:rsidRPr="00E475FA">
        <w:t>6.3. 긍정적 피드백(제한적 사용)</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44"/>
        <w:gridCol w:w="1040"/>
      </w:tblGrid>
      <w:tr w:rsidR="00E475FA" w:rsidRPr="00E475FA" w14:paraId="01E25C3B"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3E5FDD44" w14:textId="77777777" w:rsidR="00E475FA" w:rsidRPr="00E475FA" w:rsidRDefault="00E475FA" w:rsidP="00E475FA">
            <w:r w:rsidRPr="00E475FA">
              <w:t>표현</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7EB85D5B" w14:textId="77777777" w:rsidR="00E475FA" w:rsidRPr="00E475FA" w:rsidRDefault="00E475FA" w:rsidP="00E475FA">
            <w:r w:rsidRPr="00E475FA">
              <w:t>사용 빈도</w:t>
            </w:r>
          </w:p>
        </w:tc>
      </w:tr>
      <w:tr w:rsidR="00E475FA" w:rsidRPr="00E475FA" w14:paraId="4FE2266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3F8F3C3" w14:textId="77777777" w:rsidR="00E475FA" w:rsidRPr="00E475FA" w:rsidRDefault="00E475FA" w:rsidP="00E475FA">
            <w:r w:rsidRPr="00E475FA">
              <w:t>"well-structured"</w:t>
            </w:r>
          </w:p>
        </w:tc>
        <w:tc>
          <w:tcPr>
            <w:tcW w:w="0" w:type="auto"/>
            <w:tcBorders>
              <w:top w:val="single" w:sz="2" w:space="0" w:color="E3E3E3"/>
              <w:left w:val="single" w:sz="2" w:space="0" w:color="E3E3E3"/>
              <w:bottom w:val="single" w:sz="6" w:space="0" w:color="E1E3EA"/>
              <w:right w:val="nil"/>
            </w:tcBorders>
            <w:vAlign w:val="center"/>
            <w:hideMark/>
          </w:tcPr>
          <w:p w14:paraId="60AC5FC0" w14:textId="77777777" w:rsidR="00E475FA" w:rsidRPr="00E475FA" w:rsidRDefault="00E475FA" w:rsidP="00E475FA">
            <w:r w:rsidRPr="00E475FA">
              <w:t>★★☆</w:t>
            </w:r>
          </w:p>
        </w:tc>
      </w:tr>
      <w:tr w:rsidR="00E475FA" w:rsidRPr="00E475FA" w14:paraId="4F46DAE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1E865EF" w14:textId="77777777" w:rsidR="00E475FA" w:rsidRPr="00E475FA" w:rsidRDefault="00E475FA" w:rsidP="00E475FA">
            <w:r w:rsidRPr="00E475FA">
              <w:t>"helpful"</w:t>
            </w:r>
          </w:p>
        </w:tc>
        <w:tc>
          <w:tcPr>
            <w:tcW w:w="0" w:type="auto"/>
            <w:tcBorders>
              <w:top w:val="single" w:sz="2" w:space="0" w:color="E3E3E3"/>
              <w:left w:val="single" w:sz="2" w:space="0" w:color="E3E3E3"/>
              <w:bottom w:val="single" w:sz="6" w:space="0" w:color="E1E3EA"/>
              <w:right w:val="nil"/>
            </w:tcBorders>
            <w:vAlign w:val="center"/>
            <w:hideMark/>
          </w:tcPr>
          <w:p w14:paraId="3B9B48DB" w14:textId="77777777" w:rsidR="00E475FA" w:rsidRPr="00E475FA" w:rsidRDefault="00E475FA" w:rsidP="00E475FA">
            <w:r w:rsidRPr="00E475FA">
              <w:t>★★☆</w:t>
            </w:r>
          </w:p>
        </w:tc>
      </w:tr>
      <w:tr w:rsidR="00E475FA" w:rsidRPr="00E475FA" w14:paraId="069860F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C4834CB" w14:textId="77777777" w:rsidR="00E475FA" w:rsidRPr="00E475FA" w:rsidRDefault="00E475FA" w:rsidP="00E475FA">
            <w:r w:rsidRPr="00E475FA">
              <w:t>"interesting"</w:t>
            </w:r>
          </w:p>
        </w:tc>
        <w:tc>
          <w:tcPr>
            <w:tcW w:w="0" w:type="auto"/>
            <w:tcBorders>
              <w:top w:val="single" w:sz="2" w:space="0" w:color="E3E3E3"/>
              <w:left w:val="single" w:sz="2" w:space="0" w:color="E3E3E3"/>
              <w:bottom w:val="single" w:sz="6" w:space="0" w:color="E1E3EA"/>
              <w:right w:val="nil"/>
            </w:tcBorders>
            <w:vAlign w:val="center"/>
            <w:hideMark/>
          </w:tcPr>
          <w:p w14:paraId="291E3307" w14:textId="77777777" w:rsidR="00E475FA" w:rsidRPr="00E475FA" w:rsidRDefault="00E475FA" w:rsidP="00E475FA">
            <w:r w:rsidRPr="00E475FA">
              <w:t>★★★</w:t>
            </w:r>
          </w:p>
        </w:tc>
      </w:tr>
      <w:tr w:rsidR="00E475FA" w:rsidRPr="00E475FA" w14:paraId="28E5ECDB"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1ECBEFBE" w14:textId="77777777" w:rsidR="00E475FA" w:rsidRPr="00E475FA" w:rsidRDefault="00E475FA" w:rsidP="00E475FA">
            <w:r w:rsidRPr="00E475FA">
              <w:t>"</w:t>
            </w:r>
            <w:proofErr w:type="gramStart"/>
            <w:r w:rsidRPr="00E475FA">
              <w:t>thoroughly</w:t>
            </w:r>
            <w:proofErr w:type="gramEnd"/>
            <w:r w:rsidRPr="00E475FA">
              <w:t xml:space="preserve"> covers"</w:t>
            </w:r>
          </w:p>
        </w:tc>
        <w:tc>
          <w:tcPr>
            <w:tcW w:w="0" w:type="auto"/>
            <w:tcBorders>
              <w:top w:val="single" w:sz="2" w:space="0" w:color="E3E3E3"/>
              <w:left w:val="single" w:sz="2" w:space="0" w:color="E3E3E3"/>
              <w:bottom w:val="nil"/>
              <w:right w:val="nil"/>
            </w:tcBorders>
            <w:vAlign w:val="center"/>
            <w:hideMark/>
          </w:tcPr>
          <w:p w14:paraId="10B91EF9" w14:textId="77777777" w:rsidR="00E475FA" w:rsidRPr="00E475FA" w:rsidRDefault="00E475FA" w:rsidP="00E475FA">
            <w:r w:rsidRPr="00E475FA">
              <w:t>★★☆</w:t>
            </w:r>
          </w:p>
        </w:tc>
      </w:tr>
    </w:tbl>
    <w:p w14:paraId="17BC6275" w14:textId="77777777" w:rsidR="00E475FA" w:rsidRPr="00E475FA" w:rsidRDefault="00E475FA" w:rsidP="00E475FA">
      <w:r w:rsidRPr="00E475FA">
        <w:lastRenderedPageBreak/>
        <w:t>→ 원리: 긍정보다는 건설적 비판에 집중</w:t>
      </w:r>
    </w:p>
    <w:p w14:paraId="3119CE43" w14:textId="77777777" w:rsidR="00E475FA" w:rsidRPr="00E475FA" w:rsidRDefault="008B1EC4" w:rsidP="00E475FA">
      <w:r>
        <w:pict w14:anchorId="6867011A">
          <v:rect id="_x0000_i1025" style="width:0;height:1.5pt" o:hralign="center" o:hrstd="t" o:hr="t" fillcolor="#a0a0a0" stroked="f"/>
        </w:pict>
      </w:r>
    </w:p>
    <w:p w14:paraId="460ABD2D" w14:textId="77777777" w:rsidR="00E475FA" w:rsidRPr="00E475FA" w:rsidRDefault="00E475FA" w:rsidP="00E475FA">
      <w:r w:rsidRPr="00E475FA">
        <w:rPr>
          <w:rFonts w:ascii="Segoe UI Emoji" w:hAnsi="Segoe UI Emoji" w:cs="Segoe UI Emoji"/>
        </w:rPr>
        <w:t>📌</w:t>
      </w:r>
      <w:r w:rsidRPr="00E475FA">
        <w:t xml:space="preserve"> 7. 자주 사용하는 고정 표현(Fixed Expressions)</w:t>
      </w:r>
    </w:p>
    <w:p w14:paraId="25084336" w14:textId="77777777" w:rsidR="00E475FA" w:rsidRPr="00E475FA" w:rsidRDefault="00E475FA" w:rsidP="00E475FA">
      <w:r w:rsidRPr="00E475FA">
        <w:t>7.1. 오프닝 표현</w:t>
      </w:r>
    </w:p>
    <w:p w14:paraId="621B5C92" w14:textId="77777777" w:rsidR="00104850" w:rsidRPr="00776411" w:rsidRDefault="00104850" w:rsidP="00104850">
      <w:r w:rsidRPr="00776411">
        <w:rPr>
          <w:rFonts w:hint="eastAsia"/>
        </w:rPr>
        <w:t>•</w:t>
      </w:r>
      <w:r w:rsidRPr="00776411">
        <w:t xml:space="preserve"> "The [section/title/abstract]..."</w:t>
      </w:r>
    </w:p>
    <w:p w14:paraId="4EBB40A7" w14:textId="77777777" w:rsidR="00104850" w:rsidRPr="00776411" w:rsidRDefault="00104850" w:rsidP="00104850">
      <w:r w:rsidRPr="00776411">
        <w:rPr>
          <w:rFonts w:hint="eastAsia"/>
        </w:rPr>
        <w:t>•</w:t>
      </w:r>
      <w:r w:rsidRPr="00776411">
        <w:t xml:space="preserve"> "I believe..."</w:t>
      </w:r>
    </w:p>
    <w:p w14:paraId="00AC2AED" w14:textId="77777777" w:rsidR="00104850" w:rsidRPr="00776411" w:rsidRDefault="00104850" w:rsidP="00104850">
      <w:r w:rsidRPr="00776411">
        <w:rPr>
          <w:rFonts w:hint="eastAsia"/>
        </w:rPr>
        <w:t>•</w:t>
      </w:r>
      <w:r w:rsidRPr="00776411">
        <w:t xml:space="preserve"> "Please [revise/add/clarify]..."</w:t>
      </w:r>
    </w:p>
    <w:p w14:paraId="67F77AEC" w14:textId="77777777" w:rsidR="00104850" w:rsidRPr="00776411" w:rsidRDefault="00104850" w:rsidP="00104850">
      <w:r w:rsidRPr="00776411">
        <w:rPr>
          <w:rFonts w:hint="eastAsia"/>
        </w:rPr>
        <w:t>•</w:t>
      </w:r>
      <w:r w:rsidRPr="00776411">
        <w:t xml:space="preserve"> "This part needs..."</w:t>
      </w:r>
    </w:p>
    <w:p w14:paraId="6DF7E435" w14:textId="77777777" w:rsidR="00104850" w:rsidRPr="00776411" w:rsidRDefault="00104850" w:rsidP="00104850">
      <w:r w:rsidRPr="00776411">
        <w:rPr>
          <w:rFonts w:hint="eastAsia"/>
        </w:rPr>
        <w:t>•</w:t>
      </w:r>
      <w:r w:rsidRPr="00776411">
        <w:t xml:space="preserve"> "There are some typos such as..."</w:t>
      </w:r>
    </w:p>
    <w:p w14:paraId="0CECCD3B" w14:textId="77777777" w:rsidR="00104850" w:rsidRPr="00776411" w:rsidRDefault="00104850" w:rsidP="00104850">
      <w:r w:rsidRPr="00776411">
        <w:rPr>
          <w:rFonts w:hint="eastAsia"/>
        </w:rPr>
        <w:t xml:space="preserve">7.2. </w:t>
      </w:r>
      <w:r w:rsidRPr="00776411">
        <w:t>전환 표현</w:t>
      </w:r>
    </w:p>
    <w:p w14:paraId="4F3DE812" w14:textId="77777777" w:rsidR="00104850" w:rsidRPr="00776411" w:rsidRDefault="00104850" w:rsidP="00104850">
      <w:r w:rsidRPr="00776411">
        <w:rPr>
          <w:rFonts w:hint="eastAsia"/>
        </w:rPr>
        <w:t>•</w:t>
      </w:r>
      <w:r w:rsidRPr="00776411">
        <w:t xml:space="preserve"> "In addition,"</w:t>
      </w:r>
    </w:p>
    <w:p w14:paraId="14FCCA7E" w14:textId="77777777" w:rsidR="00104850" w:rsidRPr="00776411" w:rsidRDefault="00104850" w:rsidP="00104850">
      <w:r w:rsidRPr="00776411">
        <w:rPr>
          <w:rFonts w:hint="eastAsia"/>
        </w:rPr>
        <w:t>•</w:t>
      </w:r>
      <w:r w:rsidRPr="00776411">
        <w:t xml:space="preserve"> "Similarly,"</w:t>
      </w:r>
    </w:p>
    <w:p w14:paraId="40F0EFFB" w14:textId="77777777" w:rsidR="00104850" w:rsidRPr="00776411" w:rsidRDefault="00104850" w:rsidP="00104850">
      <w:r w:rsidRPr="00776411">
        <w:rPr>
          <w:rFonts w:hint="eastAsia"/>
        </w:rPr>
        <w:t>•</w:t>
      </w:r>
      <w:r w:rsidRPr="00776411">
        <w:t xml:space="preserve"> "Regarding [topic],"</w:t>
      </w:r>
    </w:p>
    <w:p w14:paraId="76335077" w14:textId="77777777" w:rsidR="00104850" w:rsidRPr="00776411" w:rsidRDefault="00104850" w:rsidP="00104850">
      <w:r w:rsidRPr="00776411">
        <w:rPr>
          <w:rFonts w:hint="eastAsia"/>
        </w:rPr>
        <w:t>•</w:t>
      </w:r>
      <w:r w:rsidRPr="00776411">
        <w:t xml:space="preserve"> "In relation to [topic],"</w:t>
      </w:r>
    </w:p>
    <w:p w14:paraId="2AAA3C38" w14:textId="29A2CEBB" w:rsidR="007720DC" w:rsidRPr="00776411" w:rsidRDefault="00104850" w:rsidP="00104850">
      <w:r w:rsidRPr="00776411">
        <w:rPr>
          <w:rFonts w:hint="eastAsia"/>
        </w:rPr>
        <w:t>•</w:t>
      </w:r>
      <w:r w:rsidRPr="00776411">
        <w:t xml:space="preserve"> "Additionally,"</w:t>
      </w:r>
      <w:r w:rsidR="00E475FA" w:rsidRPr="00776411">
        <w:br/>
      </w:r>
    </w:p>
    <w:p w14:paraId="4A89D594" w14:textId="77777777" w:rsidR="00104850" w:rsidRPr="00104850" w:rsidRDefault="00104850" w:rsidP="00104850">
      <w:r w:rsidRPr="00104850">
        <w:t>7.3. 마무리 표현</w:t>
      </w:r>
    </w:p>
    <w:p w14:paraId="6B592EEB" w14:textId="77777777" w:rsidR="00104850" w:rsidRPr="00776411" w:rsidRDefault="00104850" w:rsidP="00104850">
      <w:r w:rsidRPr="00776411">
        <w:rPr>
          <w:rFonts w:hint="eastAsia"/>
        </w:rPr>
        <w:t>•</w:t>
      </w:r>
      <w:r w:rsidRPr="00776411">
        <w:t xml:space="preserve"> "Please refer to my comments below."</w:t>
      </w:r>
    </w:p>
    <w:p w14:paraId="5769D31F" w14:textId="77777777" w:rsidR="00104850" w:rsidRPr="00776411" w:rsidRDefault="00104850" w:rsidP="00104850">
      <w:r w:rsidRPr="00776411">
        <w:rPr>
          <w:rFonts w:hint="eastAsia"/>
        </w:rPr>
        <w:t>•</w:t>
      </w:r>
      <w:r w:rsidRPr="00776411">
        <w:t xml:space="preserve"> "I believe some revisions could improve..."</w:t>
      </w:r>
    </w:p>
    <w:p w14:paraId="43F609FC" w14:textId="11D53FE1" w:rsidR="00104850" w:rsidRPr="00776411" w:rsidRDefault="00104850" w:rsidP="00104850">
      <w:r w:rsidRPr="00776411">
        <w:rPr>
          <w:rFonts w:hint="eastAsia"/>
        </w:rPr>
        <w:t>•</w:t>
      </w:r>
      <w:r w:rsidRPr="00776411">
        <w:t xml:space="preserve"> "This would enhance transparency and replicability."</w:t>
      </w:r>
    </w:p>
    <w:p w14:paraId="68DFA15D" w14:textId="77777777" w:rsidR="007720DC" w:rsidRPr="00776411" w:rsidRDefault="007720DC"/>
    <w:p w14:paraId="248EC120" w14:textId="77777777" w:rsidR="0025541E" w:rsidRPr="0025541E" w:rsidRDefault="0025541E" w:rsidP="0025541E">
      <w:r w:rsidRPr="0025541E">
        <w:t>8. AI 생성 문체 탐지 및 수정 패턴</w:t>
      </w:r>
    </w:p>
    <w:p w14:paraId="1393B9DA" w14:textId="77777777" w:rsidR="0025541E" w:rsidRPr="0025541E" w:rsidRDefault="0025541E" w:rsidP="0025541E">
      <w:r w:rsidRPr="0025541E">
        <w:t>8.1. 합성어/하이픈 과다 사용 제거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25"/>
        <w:gridCol w:w="3310"/>
      </w:tblGrid>
      <w:tr w:rsidR="0025541E" w:rsidRPr="0025541E" w14:paraId="08C9F89C"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54D8FC7" w14:textId="77777777" w:rsidR="0025541E" w:rsidRPr="0025541E" w:rsidRDefault="0025541E" w:rsidP="0025541E">
            <w:r w:rsidRPr="0025541E">
              <w:t>AI 스타일</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2B9185E2" w14:textId="77777777" w:rsidR="0025541E" w:rsidRPr="0025541E" w:rsidRDefault="0025541E" w:rsidP="0025541E">
            <w:r w:rsidRPr="0025541E">
              <w:t>수정</w:t>
            </w:r>
          </w:p>
        </w:tc>
      </w:tr>
      <w:tr w:rsidR="0025541E" w:rsidRPr="0025541E" w14:paraId="34C2641B"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753336A" w14:textId="77777777" w:rsidR="0025541E" w:rsidRPr="0025541E" w:rsidRDefault="0025541E" w:rsidP="0025541E">
            <w:r w:rsidRPr="0025541E">
              <w:t>"</w:t>
            </w:r>
            <w:proofErr w:type="gramStart"/>
            <w:r w:rsidRPr="0025541E">
              <w:t>dual</w:t>
            </w:r>
            <w:proofErr w:type="gramEnd"/>
            <w:r w:rsidRPr="0025541E">
              <w:t>-methodological approach"</w:t>
            </w:r>
          </w:p>
        </w:tc>
        <w:tc>
          <w:tcPr>
            <w:tcW w:w="0" w:type="auto"/>
            <w:tcBorders>
              <w:top w:val="single" w:sz="2" w:space="0" w:color="E3E3E3"/>
              <w:left w:val="single" w:sz="2" w:space="0" w:color="E3E3E3"/>
              <w:bottom w:val="single" w:sz="6" w:space="0" w:color="E1E3EA"/>
              <w:right w:val="nil"/>
            </w:tcBorders>
            <w:vAlign w:val="center"/>
            <w:hideMark/>
          </w:tcPr>
          <w:p w14:paraId="5DE852EE" w14:textId="77777777" w:rsidR="0025541E" w:rsidRPr="0025541E" w:rsidRDefault="0025541E" w:rsidP="0025541E">
            <w:r w:rsidRPr="0025541E">
              <w:t>"</w:t>
            </w:r>
            <w:proofErr w:type="gramStart"/>
            <w:r w:rsidRPr="0025541E">
              <w:t>dual</w:t>
            </w:r>
            <w:proofErr w:type="gramEnd"/>
            <w:r w:rsidRPr="0025541E">
              <w:t xml:space="preserve"> methodological approach"</w:t>
            </w:r>
          </w:p>
        </w:tc>
      </w:tr>
      <w:tr w:rsidR="0025541E" w:rsidRPr="0025541E" w14:paraId="105B161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0872C03" w14:textId="77777777" w:rsidR="0025541E" w:rsidRPr="0025541E" w:rsidRDefault="0025541E" w:rsidP="0025541E">
            <w:r w:rsidRPr="0025541E">
              <w:t>"AI-assisted plagiarism"</w:t>
            </w:r>
          </w:p>
        </w:tc>
        <w:tc>
          <w:tcPr>
            <w:tcW w:w="0" w:type="auto"/>
            <w:tcBorders>
              <w:top w:val="single" w:sz="2" w:space="0" w:color="E3E3E3"/>
              <w:left w:val="single" w:sz="2" w:space="0" w:color="E3E3E3"/>
              <w:bottom w:val="single" w:sz="6" w:space="0" w:color="E1E3EA"/>
              <w:right w:val="nil"/>
            </w:tcBorders>
            <w:vAlign w:val="center"/>
            <w:hideMark/>
          </w:tcPr>
          <w:p w14:paraId="7CB03E83" w14:textId="77777777" w:rsidR="0025541E" w:rsidRPr="0025541E" w:rsidRDefault="0025541E" w:rsidP="0025541E">
            <w:r w:rsidRPr="0025541E">
              <w:t>"AI assisted plagiarism" (선택적)</w:t>
            </w:r>
          </w:p>
        </w:tc>
      </w:tr>
      <w:tr w:rsidR="0025541E" w:rsidRPr="0025541E" w14:paraId="1349149B" w14:textId="77777777" w:rsidTr="00DC0CD9">
        <w:trPr>
          <w:tblCellSpacing w:w="15" w:type="dxa"/>
        </w:trPr>
        <w:tc>
          <w:tcPr>
            <w:tcW w:w="0" w:type="auto"/>
            <w:tcBorders>
              <w:top w:val="single" w:sz="2" w:space="0" w:color="E3E3E3"/>
              <w:left w:val="single" w:sz="2" w:space="0" w:color="E3E3E3"/>
              <w:bottom w:val="single" w:sz="2" w:space="0" w:color="E3E3E3"/>
              <w:right w:val="single" w:sz="6" w:space="0" w:color="E1E3EA"/>
            </w:tcBorders>
            <w:vAlign w:val="center"/>
            <w:hideMark/>
          </w:tcPr>
          <w:p w14:paraId="116C0704" w14:textId="77777777" w:rsidR="0025541E" w:rsidRPr="0025541E" w:rsidRDefault="0025541E" w:rsidP="0025541E">
            <w:r w:rsidRPr="0025541E">
              <w:t>"</w:t>
            </w:r>
            <w:proofErr w:type="gramStart"/>
            <w:r w:rsidRPr="0025541E">
              <w:t>writer</w:t>
            </w:r>
            <w:proofErr w:type="gramEnd"/>
            <w:r w:rsidRPr="0025541E">
              <w:t>-disengagement"</w:t>
            </w:r>
          </w:p>
        </w:tc>
        <w:tc>
          <w:tcPr>
            <w:tcW w:w="0" w:type="auto"/>
            <w:tcBorders>
              <w:top w:val="single" w:sz="2" w:space="0" w:color="E3E3E3"/>
              <w:left w:val="single" w:sz="2" w:space="0" w:color="E3E3E3"/>
              <w:bottom w:val="single" w:sz="2" w:space="0" w:color="E3E3E3"/>
              <w:right w:val="nil"/>
            </w:tcBorders>
            <w:vAlign w:val="center"/>
            <w:hideMark/>
          </w:tcPr>
          <w:p w14:paraId="7855EBEE" w14:textId="77777777" w:rsidR="0025541E" w:rsidRPr="0025541E" w:rsidRDefault="0025541E" w:rsidP="0025541E">
            <w:r w:rsidRPr="0025541E">
              <w:t>"</w:t>
            </w:r>
            <w:proofErr w:type="gramStart"/>
            <w:r w:rsidRPr="0025541E">
              <w:t>writer</w:t>
            </w:r>
            <w:proofErr w:type="gramEnd"/>
            <w:r w:rsidRPr="0025541E">
              <w:t xml:space="preserve"> disengagement"</w:t>
            </w:r>
          </w:p>
        </w:tc>
      </w:tr>
      <w:tr w:rsidR="00DC0CD9" w:rsidRPr="0025541E" w14:paraId="7636A704" w14:textId="77777777">
        <w:trPr>
          <w:tblCellSpacing w:w="15" w:type="dxa"/>
        </w:trPr>
        <w:tc>
          <w:tcPr>
            <w:tcW w:w="0" w:type="auto"/>
            <w:tcBorders>
              <w:top w:val="single" w:sz="2" w:space="0" w:color="E3E3E3"/>
              <w:left w:val="single" w:sz="2" w:space="0" w:color="E3E3E3"/>
              <w:bottom w:val="nil"/>
              <w:right w:val="single" w:sz="6" w:space="0" w:color="E1E3EA"/>
            </w:tcBorders>
            <w:vAlign w:val="center"/>
          </w:tcPr>
          <w:p w14:paraId="1E1D9E4E" w14:textId="0016E64F" w:rsidR="00DC0CD9" w:rsidRPr="0025541E" w:rsidRDefault="00DC0CD9" w:rsidP="0025541E">
            <w:r>
              <w:rPr>
                <w:rFonts w:hint="eastAsia"/>
              </w:rPr>
              <w:t xml:space="preserve">AI system </w:t>
            </w:r>
            <w:r>
              <w:t>representations</w:t>
            </w:r>
          </w:p>
        </w:tc>
        <w:tc>
          <w:tcPr>
            <w:tcW w:w="0" w:type="auto"/>
            <w:tcBorders>
              <w:top w:val="single" w:sz="2" w:space="0" w:color="E3E3E3"/>
              <w:left w:val="single" w:sz="2" w:space="0" w:color="E3E3E3"/>
              <w:bottom w:val="nil"/>
              <w:right w:val="nil"/>
            </w:tcBorders>
            <w:vAlign w:val="center"/>
          </w:tcPr>
          <w:p w14:paraId="714EC709" w14:textId="3B1210D4" w:rsidR="00DC0CD9" w:rsidRPr="0025541E" w:rsidRDefault="00DC0CD9" w:rsidP="0025541E">
            <w:r>
              <w:rPr>
                <w:rFonts w:hint="eastAsia"/>
              </w:rPr>
              <w:t>the representations of AI system</w:t>
            </w:r>
          </w:p>
        </w:tc>
      </w:tr>
    </w:tbl>
    <w:p w14:paraId="75A83D9F" w14:textId="77777777" w:rsidR="0025541E" w:rsidRPr="0025541E" w:rsidRDefault="0025541E" w:rsidP="0025541E">
      <w:r w:rsidRPr="0025541E">
        <w:lastRenderedPageBreak/>
        <w:t>8.2. 불필요한 명사화 제거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60"/>
        <w:gridCol w:w="2143"/>
      </w:tblGrid>
      <w:tr w:rsidR="0025541E" w:rsidRPr="0025541E" w14:paraId="071FBC91"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250E942" w14:textId="77777777" w:rsidR="0025541E" w:rsidRPr="0025541E" w:rsidRDefault="0025541E" w:rsidP="0025541E">
            <w:r w:rsidRPr="0025541E">
              <w:t>AI 스타일</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511636B" w14:textId="77777777" w:rsidR="0025541E" w:rsidRPr="0025541E" w:rsidRDefault="0025541E" w:rsidP="0025541E">
            <w:r w:rsidRPr="0025541E">
              <w:t>수정</w:t>
            </w:r>
          </w:p>
        </w:tc>
      </w:tr>
      <w:tr w:rsidR="0025541E" w:rsidRPr="0025541E" w14:paraId="51EECD4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791BF18" w14:textId="77777777" w:rsidR="0025541E" w:rsidRPr="0025541E" w:rsidRDefault="0025541E" w:rsidP="0025541E">
            <w:r w:rsidRPr="0025541E">
              <w:t>"</w:t>
            </w:r>
            <w:proofErr w:type="gramStart"/>
            <w:r w:rsidRPr="0025541E">
              <w:t>the</w:t>
            </w:r>
            <w:proofErr w:type="gramEnd"/>
            <w:r w:rsidRPr="0025541E">
              <w:t xml:space="preserve"> articulation of the gap"</w:t>
            </w:r>
          </w:p>
        </w:tc>
        <w:tc>
          <w:tcPr>
            <w:tcW w:w="0" w:type="auto"/>
            <w:tcBorders>
              <w:top w:val="single" w:sz="2" w:space="0" w:color="E3E3E3"/>
              <w:left w:val="single" w:sz="2" w:space="0" w:color="E3E3E3"/>
              <w:bottom w:val="single" w:sz="6" w:space="0" w:color="E1E3EA"/>
              <w:right w:val="nil"/>
            </w:tcBorders>
            <w:vAlign w:val="center"/>
            <w:hideMark/>
          </w:tcPr>
          <w:p w14:paraId="5D5CF34E" w14:textId="77777777" w:rsidR="0025541E" w:rsidRPr="0025541E" w:rsidRDefault="0025541E" w:rsidP="0025541E">
            <w:r w:rsidRPr="0025541E">
              <w:t>"</w:t>
            </w:r>
            <w:proofErr w:type="gramStart"/>
            <w:r w:rsidRPr="0025541E">
              <w:t>describing</w:t>
            </w:r>
            <w:proofErr w:type="gramEnd"/>
            <w:r w:rsidRPr="0025541E">
              <w:t xml:space="preserve"> the gap"</w:t>
            </w:r>
          </w:p>
        </w:tc>
      </w:tr>
      <w:tr w:rsidR="0025541E" w:rsidRPr="0025541E" w14:paraId="5BD92EE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14603BE" w14:textId="77777777" w:rsidR="0025541E" w:rsidRPr="0025541E" w:rsidRDefault="0025541E" w:rsidP="0025541E">
            <w:r w:rsidRPr="0025541E">
              <w:t>"</w:t>
            </w:r>
            <w:proofErr w:type="gramStart"/>
            <w:r w:rsidRPr="0025541E">
              <w:t>the</w:t>
            </w:r>
            <w:proofErr w:type="gramEnd"/>
            <w:r w:rsidRPr="0025541E">
              <w:t xml:space="preserve"> identification of markers"</w:t>
            </w:r>
          </w:p>
        </w:tc>
        <w:tc>
          <w:tcPr>
            <w:tcW w:w="0" w:type="auto"/>
            <w:tcBorders>
              <w:top w:val="single" w:sz="2" w:space="0" w:color="E3E3E3"/>
              <w:left w:val="single" w:sz="2" w:space="0" w:color="E3E3E3"/>
              <w:bottom w:val="single" w:sz="6" w:space="0" w:color="E1E3EA"/>
              <w:right w:val="nil"/>
            </w:tcBorders>
            <w:vAlign w:val="center"/>
            <w:hideMark/>
          </w:tcPr>
          <w:p w14:paraId="060A7FE5" w14:textId="77777777" w:rsidR="0025541E" w:rsidRPr="0025541E" w:rsidRDefault="0025541E" w:rsidP="0025541E">
            <w:r w:rsidRPr="0025541E">
              <w:t>"</w:t>
            </w:r>
            <w:proofErr w:type="gramStart"/>
            <w:r w:rsidRPr="0025541E">
              <w:t>identifying</w:t>
            </w:r>
            <w:proofErr w:type="gramEnd"/>
            <w:r w:rsidRPr="0025541E">
              <w:t xml:space="preserve"> markers"</w:t>
            </w:r>
          </w:p>
        </w:tc>
      </w:tr>
      <w:tr w:rsidR="0025541E" w:rsidRPr="0025541E" w14:paraId="3E43FD9C"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35EA7040" w14:textId="77777777" w:rsidR="0025541E" w:rsidRPr="0025541E" w:rsidRDefault="0025541E" w:rsidP="0025541E">
            <w:r w:rsidRPr="0025541E">
              <w:t>"</w:t>
            </w:r>
            <w:proofErr w:type="gramStart"/>
            <w:r w:rsidRPr="0025541E">
              <w:t>the</w:t>
            </w:r>
            <w:proofErr w:type="gramEnd"/>
            <w:r w:rsidRPr="0025541E">
              <w:t xml:space="preserve"> operationalization of criteria"</w:t>
            </w:r>
          </w:p>
        </w:tc>
        <w:tc>
          <w:tcPr>
            <w:tcW w:w="0" w:type="auto"/>
            <w:tcBorders>
              <w:top w:val="single" w:sz="2" w:space="0" w:color="E3E3E3"/>
              <w:left w:val="single" w:sz="2" w:space="0" w:color="E3E3E3"/>
              <w:bottom w:val="nil"/>
              <w:right w:val="nil"/>
            </w:tcBorders>
            <w:vAlign w:val="center"/>
            <w:hideMark/>
          </w:tcPr>
          <w:p w14:paraId="7DE11087" w14:textId="77777777" w:rsidR="0025541E" w:rsidRPr="0025541E" w:rsidRDefault="0025541E" w:rsidP="0025541E">
            <w:r w:rsidRPr="0025541E">
              <w:t>"</w:t>
            </w:r>
            <w:proofErr w:type="gramStart"/>
            <w:r w:rsidRPr="0025541E">
              <w:t>specifying</w:t>
            </w:r>
            <w:proofErr w:type="gramEnd"/>
            <w:r w:rsidRPr="0025541E">
              <w:t xml:space="preserve"> criteria"</w:t>
            </w:r>
          </w:p>
        </w:tc>
      </w:tr>
    </w:tbl>
    <w:p w14:paraId="5165192C" w14:textId="77777777" w:rsidR="0025541E" w:rsidRPr="0025541E" w:rsidRDefault="0025541E" w:rsidP="0025541E">
      <w:r w:rsidRPr="0025541E">
        <w:t>8.3. 수동태 → 능동태</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74"/>
        <w:gridCol w:w="1704"/>
      </w:tblGrid>
      <w:tr w:rsidR="0025541E" w:rsidRPr="0025541E" w14:paraId="12BB092E"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E837C1C" w14:textId="77777777" w:rsidR="0025541E" w:rsidRPr="0025541E" w:rsidRDefault="0025541E" w:rsidP="0025541E">
            <w:r w:rsidRPr="0025541E">
              <w:t>AI 스타일</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053D10D2" w14:textId="77777777" w:rsidR="0025541E" w:rsidRPr="0025541E" w:rsidRDefault="0025541E" w:rsidP="0025541E">
            <w:r w:rsidRPr="0025541E">
              <w:t>수정</w:t>
            </w:r>
          </w:p>
        </w:tc>
      </w:tr>
      <w:tr w:rsidR="0025541E" w:rsidRPr="0025541E" w14:paraId="496D5AB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C5BE8BA" w14:textId="77777777" w:rsidR="0025541E" w:rsidRPr="0025541E" w:rsidRDefault="0025541E" w:rsidP="0025541E">
            <w:r w:rsidRPr="0025541E">
              <w:t>"It is recommended that..."</w:t>
            </w:r>
          </w:p>
        </w:tc>
        <w:tc>
          <w:tcPr>
            <w:tcW w:w="0" w:type="auto"/>
            <w:tcBorders>
              <w:top w:val="single" w:sz="2" w:space="0" w:color="E3E3E3"/>
              <w:left w:val="single" w:sz="2" w:space="0" w:color="E3E3E3"/>
              <w:bottom w:val="single" w:sz="6" w:space="0" w:color="E1E3EA"/>
              <w:right w:val="nil"/>
            </w:tcBorders>
            <w:vAlign w:val="center"/>
            <w:hideMark/>
          </w:tcPr>
          <w:p w14:paraId="5CFBF831" w14:textId="77777777" w:rsidR="0025541E" w:rsidRPr="0025541E" w:rsidRDefault="0025541E" w:rsidP="0025541E">
            <w:r w:rsidRPr="0025541E">
              <w:t>"Please..."</w:t>
            </w:r>
          </w:p>
        </w:tc>
      </w:tr>
      <w:tr w:rsidR="0025541E" w:rsidRPr="0025541E" w14:paraId="78FB3A08"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033E4CC5" w14:textId="77777777" w:rsidR="0025541E" w:rsidRPr="0025541E" w:rsidRDefault="0025541E" w:rsidP="0025541E">
            <w:r w:rsidRPr="0025541E">
              <w:t>"The title could be revised"</w:t>
            </w:r>
          </w:p>
        </w:tc>
        <w:tc>
          <w:tcPr>
            <w:tcW w:w="0" w:type="auto"/>
            <w:tcBorders>
              <w:top w:val="single" w:sz="2" w:space="0" w:color="E3E3E3"/>
              <w:left w:val="single" w:sz="2" w:space="0" w:color="E3E3E3"/>
              <w:bottom w:val="single" w:sz="6" w:space="0" w:color="E1E3EA"/>
              <w:right w:val="nil"/>
            </w:tcBorders>
            <w:vAlign w:val="center"/>
            <w:hideMark/>
          </w:tcPr>
          <w:p w14:paraId="0813C1B7" w14:textId="77777777" w:rsidR="0025541E" w:rsidRPr="0025541E" w:rsidRDefault="0025541E" w:rsidP="0025541E">
            <w:r w:rsidRPr="0025541E">
              <w:t>"Revise the title"</w:t>
            </w:r>
          </w:p>
        </w:tc>
      </w:tr>
      <w:tr w:rsidR="0025541E" w:rsidRPr="0025541E" w14:paraId="64B07776"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58EE50B6" w14:textId="77777777" w:rsidR="0025541E" w:rsidRPr="0025541E" w:rsidRDefault="0025541E" w:rsidP="0025541E">
            <w:r w:rsidRPr="0025541E">
              <w:t>"This should be considered"</w:t>
            </w:r>
          </w:p>
        </w:tc>
        <w:tc>
          <w:tcPr>
            <w:tcW w:w="0" w:type="auto"/>
            <w:tcBorders>
              <w:top w:val="single" w:sz="2" w:space="0" w:color="E3E3E3"/>
              <w:left w:val="single" w:sz="2" w:space="0" w:color="E3E3E3"/>
              <w:bottom w:val="nil"/>
              <w:right w:val="nil"/>
            </w:tcBorders>
            <w:vAlign w:val="center"/>
            <w:hideMark/>
          </w:tcPr>
          <w:p w14:paraId="499B44F0" w14:textId="77777777" w:rsidR="0025541E" w:rsidRPr="0025541E" w:rsidRDefault="0025541E" w:rsidP="0025541E">
            <w:r w:rsidRPr="0025541E">
              <w:t>"Consider this"</w:t>
            </w:r>
          </w:p>
        </w:tc>
      </w:tr>
    </w:tbl>
    <w:p w14:paraId="60E3E69F" w14:textId="77777777" w:rsidR="0025541E" w:rsidRPr="0025541E" w:rsidRDefault="008B1EC4" w:rsidP="0025541E">
      <w:r>
        <w:pict w14:anchorId="3C3BCCB9">
          <v:rect id="_x0000_i1026" style="width:0;height:1.5pt" o:hralign="center" o:hrstd="t" o:hr="t" fillcolor="#a0a0a0" stroked="f"/>
        </w:pict>
      </w:r>
    </w:p>
    <w:p w14:paraId="22134C29" w14:textId="77777777" w:rsidR="0025541E" w:rsidRPr="0025541E" w:rsidRDefault="0025541E" w:rsidP="0025541E">
      <w:r w:rsidRPr="0025541E">
        <w:rPr>
          <w:rFonts w:ascii="Segoe UI Emoji" w:hAnsi="Segoe UI Emoji" w:cs="Segoe UI Emoji"/>
        </w:rPr>
        <w:t>📌</w:t>
      </w:r>
      <w:r w:rsidRPr="0025541E">
        <w:t xml:space="preserve"> 9. 전체적인 스타일 프로파일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55"/>
        <w:gridCol w:w="4757"/>
      </w:tblGrid>
      <w:tr w:rsidR="0025541E" w:rsidRPr="0025541E" w14:paraId="37ECF26C"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95D9809" w14:textId="77777777" w:rsidR="0025541E" w:rsidRPr="0025541E" w:rsidRDefault="0025541E" w:rsidP="0025541E">
            <w:r w:rsidRPr="0025541E">
              <w:t>차원</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769E749F" w14:textId="77777777" w:rsidR="0025541E" w:rsidRPr="0025541E" w:rsidRDefault="0025541E" w:rsidP="0025541E">
            <w:r w:rsidRPr="0025541E">
              <w:t>특징</w:t>
            </w:r>
          </w:p>
        </w:tc>
      </w:tr>
      <w:tr w:rsidR="0025541E" w:rsidRPr="0025541E" w14:paraId="7E53464F"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81CDA0D" w14:textId="77777777" w:rsidR="0025541E" w:rsidRPr="0025541E" w:rsidRDefault="0025541E" w:rsidP="0025541E">
            <w:r w:rsidRPr="0025541E">
              <w:t>어조</w:t>
            </w:r>
          </w:p>
        </w:tc>
        <w:tc>
          <w:tcPr>
            <w:tcW w:w="0" w:type="auto"/>
            <w:tcBorders>
              <w:top w:val="single" w:sz="2" w:space="0" w:color="E3E3E3"/>
              <w:left w:val="single" w:sz="2" w:space="0" w:color="E3E3E3"/>
              <w:bottom w:val="single" w:sz="6" w:space="0" w:color="E1E3EA"/>
              <w:right w:val="nil"/>
            </w:tcBorders>
            <w:vAlign w:val="center"/>
            <w:hideMark/>
          </w:tcPr>
          <w:p w14:paraId="25E5DCC5" w14:textId="77777777" w:rsidR="0025541E" w:rsidRPr="0025541E" w:rsidRDefault="0025541E" w:rsidP="0025541E">
            <w:r w:rsidRPr="0025541E">
              <w:t>협의적(collegial), 직접적, 건설적</w:t>
            </w:r>
          </w:p>
        </w:tc>
      </w:tr>
      <w:tr w:rsidR="0025541E" w:rsidRPr="0025541E" w14:paraId="072F669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BBD2F3F" w14:textId="77777777" w:rsidR="0025541E" w:rsidRPr="0025541E" w:rsidRDefault="0025541E" w:rsidP="0025541E">
            <w:r w:rsidRPr="0025541E">
              <w:t>강도</w:t>
            </w:r>
          </w:p>
        </w:tc>
        <w:tc>
          <w:tcPr>
            <w:tcW w:w="0" w:type="auto"/>
            <w:tcBorders>
              <w:top w:val="single" w:sz="2" w:space="0" w:color="E3E3E3"/>
              <w:left w:val="single" w:sz="2" w:space="0" w:color="E3E3E3"/>
              <w:bottom w:val="single" w:sz="6" w:space="0" w:color="E1E3EA"/>
              <w:right w:val="nil"/>
            </w:tcBorders>
            <w:vAlign w:val="center"/>
            <w:hideMark/>
          </w:tcPr>
          <w:p w14:paraId="03CA691E" w14:textId="77777777" w:rsidR="0025541E" w:rsidRPr="0025541E" w:rsidRDefault="0025541E" w:rsidP="0025541E">
            <w:r w:rsidRPr="0025541E">
              <w:t>중간(과도한 비판 피함)</w:t>
            </w:r>
          </w:p>
        </w:tc>
      </w:tr>
      <w:tr w:rsidR="0025541E" w:rsidRPr="0025541E" w14:paraId="180089A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07F554B" w14:textId="77777777" w:rsidR="0025541E" w:rsidRPr="0025541E" w:rsidRDefault="0025541E" w:rsidP="0025541E">
            <w:r w:rsidRPr="0025541E">
              <w:t>시점</w:t>
            </w:r>
          </w:p>
        </w:tc>
        <w:tc>
          <w:tcPr>
            <w:tcW w:w="0" w:type="auto"/>
            <w:tcBorders>
              <w:top w:val="single" w:sz="2" w:space="0" w:color="E3E3E3"/>
              <w:left w:val="single" w:sz="2" w:space="0" w:color="E3E3E3"/>
              <w:bottom w:val="single" w:sz="6" w:space="0" w:color="E1E3EA"/>
              <w:right w:val="nil"/>
            </w:tcBorders>
            <w:vAlign w:val="center"/>
            <w:hideMark/>
          </w:tcPr>
          <w:p w14:paraId="6FF7FF0D" w14:textId="77777777" w:rsidR="0025541E" w:rsidRPr="0025541E" w:rsidRDefault="0025541E" w:rsidP="0025541E">
            <w:r w:rsidRPr="0025541E">
              <w:t>1인칭("I believe") + 2인칭("Please revise") 혼용</w:t>
            </w:r>
          </w:p>
        </w:tc>
      </w:tr>
      <w:tr w:rsidR="0025541E" w:rsidRPr="0025541E" w14:paraId="430B59D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7AD0C0D" w14:textId="77777777" w:rsidR="0025541E" w:rsidRPr="0025541E" w:rsidRDefault="0025541E" w:rsidP="0025541E">
            <w:r w:rsidRPr="0025541E">
              <w:t>문장 길이</w:t>
            </w:r>
          </w:p>
        </w:tc>
        <w:tc>
          <w:tcPr>
            <w:tcW w:w="0" w:type="auto"/>
            <w:tcBorders>
              <w:top w:val="single" w:sz="2" w:space="0" w:color="E3E3E3"/>
              <w:left w:val="single" w:sz="2" w:space="0" w:color="E3E3E3"/>
              <w:bottom w:val="single" w:sz="6" w:space="0" w:color="E1E3EA"/>
              <w:right w:val="nil"/>
            </w:tcBorders>
            <w:vAlign w:val="center"/>
            <w:hideMark/>
          </w:tcPr>
          <w:p w14:paraId="74B446C1" w14:textId="77777777" w:rsidR="0025541E" w:rsidRPr="0025541E" w:rsidRDefault="0025541E" w:rsidP="0025541E">
            <w:r w:rsidRPr="0025541E">
              <w:t>평균 15-20단어 (긴 문장 분할)</w:t>
            </w:r>
          </w:p>
        </w:tc>
      </w:tr>
      <w:tr w:rsidR="0025541E" w:rsidRPr="0025541E" w14:paraId="1B34CFD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258367F3" w14:textId="77777777" w:rsidR="0025541E" w:rsidRPr="0025541E" w:rsidRDefault="0025541E" w:rsidP="0025541E">
            <w:r w:rsidRPr="0025541E">
              <w:t>어휘 수준</w:t>
            </w:r>
          </w:p>
        </w:tc>
        <w:tc>
          <w:tcPr>
            <w:tcW w:w="0" w:type="auto"/>
            <w:tcBorders>
              <w:top w:val="single" w:sz="2" w:space="0" w:color="E3E3E3"/>
              <w:left w:val="single" w:sz="2" w:space="0" w:color="E3E3E3"/>
              <w:bottom w:val="single" w:sz="6" w:space="0" w:color="E1E3EA"/>
              <w:right w:val="nil"/>
            </w:tcBorders>
            <w:vAlign w:val="center"/>
            <w:hideMark/>
          </w:tcPr>
          <w:p w14:paraId="3D37A800" w14:textId="77777777" w:rsidR="0025541E" w:rsidRPr="0025541E" w:rsidRDefault="0025541E" w:rsidP="0025541E">
            <w:r w:rsidRPr="0025541E">
              <w:t>학술적이되 접근 가능한 수준</w:t>
            </w:r>
          </w:p>
        </w:tc>
      </w:tr>
      <w:tr w:rsidR="0025541E" w:rsidRPr="0025541E" w14:paraId="4F4F6C2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416E5D1" w14:textId="77777777" w:rsidR="0025541E" w:rsidRPr="0025541E" w:rsidRDefault="0025541E" w:rsidP="0025541E">
            <w:r w:rsidRPr="0025541E">
              <w:t>구체성</w:t>
            </w:r>
          </w:p>
        </w:tc>
        <w:tc>
          <w:tcPr>
            <w:tcW w:w="0" w:type="auto"/>
            <w:tcBorders>
              <w:top w:val="single" w:sz="2" w:space="0" w:color="E3E3E3"/>
              <w:left w:val="single" w:sz="2" w:space="0" w:color="E3E3E3"/>
              <w:bottom w:val="single" w:sz="6" w:space="0" w:color="E1E3EA"/>
              <w:right w:val="nil"/>
            </w:tcBorders>
            <w:vAlign w:val="center"/>
            <w:hideMark/>
          </w:tcPr>
          <w:p w14:paraId="0D7B53ED" w14:textId="77777777" w:rsidR="0025541E" w:rsidRPr="0025541E" w:rsidRDefault="0025541E" w:rsidP="0025541E">
            <w:r w:rsidRPr="0025541E">
              <w:t>추상적 → 구체적</w:t>
            </w:r>
          </w:p>
        </w:tc>
      </w:tr>
      <w:tr w:rsidR="0025541E" w:rsidRPr="0025541E" w14:paraId="10BAA12D"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34F447AB" w14:textId="77777777" w:rsidR="0025541E" w:rsidRPr="0025541E" w:rsidRDefault="0025541E" w:rsidP="0025541E">
            <w:r w:rsidRPr="0025541E">
              <w:t>형식성</w:t>
            </w:r>
          </w:p>
        </w:tc>
        <w:tc>
          <w:tcPr>
            <w:tcW w:w="0" w:type="auto"/>
            <w:tcBorders>
              <w:top w:val="single" w:sz="2" w:space="0" w:color="E3E3E3"/>
              <w:left w:val="single" w:sz="2" w:space="0" w:color="E3E3E3"/>
              <w:bottom w:val="nil"/>
              <w:right w:val="nil"/>
            </w:tcBorders>
            <w:vAlign w:val="center"/>
            <w:hideMark/>
          </w:tcPr>
          <w:p w14:paraId="1A6E3381" w14:textId="77777777" w:rsidR="0025541E" w:rsidRPr="0025541E" w:rsidRDefault="0025541E" w:rsidP="0025541E">
            <w:r w:rsidRPr="0025541E">
              <w:t>공식적이나 딱딱하지 않음</w:t>
            </w:r>
          </w:p>
        </w:tc>
      </w:tr>
    </w:tbl>
    <w:p w14:paraId="62C5EF7F" w14:textId="77777777" w:rsidR="0025541E" w:rsidRPr="0025541E" w:rsidRDefault="008B1EC4" w:rsidP="0025541E">
      <w:r>
        <w:pict w14:anchorId="5D29B843">
          <v:rect id="_x0000_i1027" style="width:0;height:1.5pt" o:hralign="center" o:hrstd="t" o:hr="t" fillcolor="#a0a0a0" stroked="f"/>
        </w:pict>
      </w:r>
    </w:p>
    <w:p w14:paraId="5E81C529" w14:textId="77777777" w:rsidR="0025541E" w:rsidRPr="0025541E" w:rsidRDefault="0025541E" w:rsidP="0025541E">
      <w:r w:rsidRPr="0025541E">
        <w:rPr>
          <w:rFonts w:ascii="Segoe UI Emoji" w:hAnsi="Segoe UI Emoji" w:cs="Segoe UI Emoji"/>
        </w:rPr>
        <w:t>📌</w:t>
      </w:r>
      <w:r w:rsidRPr="0025541E">
        <w:t xml:space="preserve"> 10. 학습을 위한 핵심 원칙 요약</w:t>
      </w:r>
    </w:p>
    <w:p w14:paraId="3375908F" w14:textId="77777777" w:rsidR="0025541E" w:rsidRPr="0025541E" w:rsidRDefault="0025541E" w:rsidP="0025541E">
      <w:pPr>
        <w:numPr>
          <w:ilvl w:val="0"/>
          <w:numId w:val="2"/>
        </w:numPr>
      </w:pPr>
      <w:r w:rsidRPr="0025541E">
        <w:t>직접성: "해야 한다</w:t>
      </w:r>
      <w:proofErr w:type="gramStart"/>
      <w:r w:rsidRPr="0025541E">
        <w:t>" &gt;</w:t>
      </w:r>
      <w:proofErr w:type="gramEnd"/>
      <w:r w:rsidRPr="0025541E">
        <w:t xml:space="preserve"> "할 수 있다"</w:t>
      </w:r>
    </w:p>
    <w:p w14:paraId="40378F8C" w14:textId="77777777" w:rsidR="0025541E" w:rsidRPr="0025541E" w:rsidRDefault="0025541E" w:rsidP="0025541E">
      <w:pPr>
        <w:numPr>
          <w:ilvl w:val="0"/>
          <w:numId w:val="2"/>
        </w:numPr>
      </w:pPr>
      <w:r w:rsidRPr="0025541E">
        <w:t>구체성: 추상적 개념보다 구체적 예시</w:t>
      </w:r>
    </w:p>
    <w:p w14:paraId="2E8AC048" w14:textId="77777777" w:rsidR="0025541E" w:rsidRPr="0025541E" w:rsidRDefault="0025541E" w:rsidP="0025541E">
      <w:pPr>
        <w:numPr>
          <w:ilvl w:val="0"/>
          <w:numId w:val="2"/>
        </w:numPr>
      </w:pPr>
      <w:r w:rsidRPr="0025541E">
        <w:t>완화: 강한 비판보다 건설적 제안</w:t>
      </w:r>
    </w:p>
    <w:p w14:paraId="1BFF5C81" w14:textId="77777777" w:rsidR="0025541E" w:rsidRPr="0025541E" w:rsidRDefault="0025541E" w:rsidP="0025541E">
      <w:pPr>
        <w:numPr>
          <w:ilvl w:val="0"/>
          <w:numId w:val="2"/>
        </w:numPr>
      </w:pPr>
      <w:r w:rsidRPr="0025541E">
        <w:t>개인화: "I believe"를 통한 주관성 표현</w:t>
      </w:r>
    </w:p>
    <w:p w14:paraId="2E8C8C3E" w14:textId="77777777" w:rsidR="0025541E" w:rsidRPr="0025541E" w:rsidRDefault="0025541E" w:rsidP="0025541E">
      <w:pPr>
        <w:numPr>
          <w:ilvl w:val="0"/>
          <w:numId w:val="2"/>
        </w:numPr>
      </w:pPr>
      <w:r w:rsidRPr="0025541E">
        <w:t>간결성: 불필요한 수식어 제거</w:t>
      </w:r>
    </w:p>
    <w:p w14:paraId="60ECF605" w14:textId="77777777" w:rsidR="0025541E" w:rsidRPr="0025541E" w:rsidRDefault="0025541E" w:rsidP="0025541E">
      <w:pPr>
        <w:numPr>
          <w:ilvl w:val="0"/>
          <w:numId w:val="2"/>
        </w:numPr>
      </w:pPr>
      <w:r w:rsidRPr="0025541E">
        <w:lastRenderedPageBreak/>
        <w:t>일관성: 형식과 인용 스타일 통일</w:t>
      </w:r>
    </w:p>
    <w:p w14:paraId="7DA7134D" w14:textId="77777777" w:rsidR="0025541E" w:rsidRPr="0025541E" w:rsidRDefault="0025541E" w:rsidP="0025541E">
      <w:pPr>
        <w:numPr>
          <w:ilvl w:val="0"/>
          <w:numId w:val="2"/>
        </w:numPr>
      </w:pPr>
      <w:r w:rsidRPr="0025541E">
        <w:t>실용성: 수정 가능한 구체적 제안</w:t>
      </w:r>
    </w:p>
    <w:p w14:paraId="00F68657" w14:textId="77777777" w:rsidR="0025541E" w:rsidRDefault="0025541E">
      <w:pPr>
        <w:rPr>
          <w:b/>
          <w:bCs/>
        </w:rPr>
      </w:pPr>
    </w:p>
    <w:p w14:paraId="696CB4B7" w14:textId="77777777" w:rsidR="007720DC" w:rsidRDefault="007720DC">
      <w:pPr>
        <w:rPr>
          <w:b/>
          <w:bCs/>
        </w:rPr>
      </w:pPr>
    </w:p>
    <w:p w14:paraId="064E744A" w14:textId="54D6E3D9" w:rsidR="007720DC" w:rsidRDefault="007720DC" w:rsidP="00F0670B">
      <w:pPr>
        <w:pStyle w:val="Heading1"/>
      </w:pPr>
      <w:r>
        <w:rPr>
          <w:rFonts w:hint="eastAsia"/>
        </w:rPr>
        <w:t>&lt;Cases&gt;</w:t>
      </w:r>
    </w:p>
    <w:p w14:paraId="0274380D" w14:textId="1293CF7A" w:rsidR="00B770E0" w:rsidRPr="008E134A" w:rsidRDefault="008E134A" w:rsidP="00F0670B">
      <w:pPr>
        <w:pStyle w:val="Heading2"/>
      </w:pPr>
      <w:r w:rsidRPr="008E134A">
        <w:rPr>
          <w:rFonts w:hint="eastAsia"/>
        </w:rPr>
        <w:t>Article Review</w:t>
      </w:r>
      <w:r w:rsidR="00A46795">
        <w:rPr>
          <w:rFonts w:hint="eastAsia"/>
        </w:rPr>
        <w:t xml:space="preserve"> 1</w:t>
      </w:r>
    </w:p>
    <w:p w14:paraId="3B7A31C4" w14:textId="77777777" w:rsidR="00206EE0" w:rsidRDefault="00C12F42" w:rsidP="00A46795">
      <w:r w:rsidRPr="00C12F42">
        <w:rPr>
          <w:rFonts w:hint="eastAsia"/>
          <w:b/>
          <w:bCs/>
        </w:rPr>
        <w:t>AI output</w:t>
      </w:r>
      <w:r>
        <w:rPr>
          <w:rFonts w:hint="eastAsia"/>
        </w:rPr>
        <w:t xml:space="preserve">: </w:t>
      </w:r>
      <w:r w:rsidR="00206EE0">
        <w:t>The topic of this study, identifying linguistic and non-linguistic clues that expose ChatGPT-assisted plagiarism in undergraduate writing through faculty perceptions and textual analysis, is valuable as it grounds AI plagiarism detection in situated pedagogical practice rather than relying solely on technological solutions. I believe major revisions could improve the quality of the manuscript. Please refer to my comments below.</w:t>
      </w:r>
    </w:p>
    <w:p w14:paraId="46F5D61B" w14:textId="13129DB4" w:rsidR="00A46795" w:rsidRDefault="00A46795" w:rsidP="00A46795"/>
    <w:p w14:paraId="45B8961E" w14:textId="3F231D7D" w:rsidR="00206EE0" w:rsidRDefault="00812711" w:rsidP="00A46795">
      <w:r w:rsidRPr="00812711">
        <w:t>→</w:t>
      </w:r>
      <w:r>
        <w:rPr>
          <w:rFonts w:hint="eastAsia"/>
        </w:rPr>
        <w:t xml:space="preserve"> </w:t>
      </w:r>
      <w:r w:rsidR="004C0E6E">
        <w:t>The topic of this study</w:t>
      </w:r>
      <w:del w:id="0" w:author="Reviewer" w:date="2026-02-22T01:19:00Z" w16du:dateUtc="2026-02-22T01:19:00Z">
        <w:r w:rsidR="004C0E6E" w:rsidDel="004C0E6E">
          <w:delText>, identifying linguistic and non-linguistic clues that expose ChatGPT-assisted plagiarism in undergraduate writing through faculty perceptions and textual analysis,</w:delText>
        </w:r>
      </w:del>
      <w:r w:rsidR="004C0E6E">
        <w:t xml:space="preserve"> is </w:t>
      </w:r>
      <w:del w:id="1" w:author="Reviewer" w:date="2026-02-22T01:19:00Z" w16du:dateUtc="2026-02-22T01:19:00Z">
        <w:r w:rsidR="004C0E6E" w:rsidDel="004C0E6E">
          <w:delText xml:space="preserve">valuable </w:delText>
        </w:r>
      </w:del>
      <w:ins w:id="2" w:author="Reviewer" w:date="2026-02-22T01:19:00Z" w16du:dateUtc="2026-02-22T01:19:00Z">
        <w:r w:rsidR="004C0E6E">
          <w:rPr>
            <w:rFonts w:hint="eastAsia"/>
          </w:rPr>
          <w:t xml:space="preserve">interesting because </w:t>
        </w:r>
      </w:ins>
      <w:del w:id="3" w:author="Reviewer" w:date="2026-02-22T01:19:00Z" w16du:dateUtc="2026-02-22T01:19:00Z">
        <w:r w:rsidR="004C0E6E" w:rsidDel="004C0E6E">
          <w:delText xml:space="preserve">as </w:delText>
        </w:r>
      </w:del>
      <w:r w:rsidR="004C0E6E">
        <w:t xml:space="preserve">it </w:t>
      </w:r>
      <w:del w:id="4" w:author="Reviewer" w:date="2026-02-22T01:19:00Z" w16du:dateUtc="2026-02-22T01:19:00Z">
        <w:r w:rsidR="004C0E6E" w:rsidDel="004C0E6E">
          <w:delText xml:space="preserve">grounds </w:delText>
        </w:r>
      </w:del>
      <w:ins w:id="5" w:author="Reviewer" w:date="2026-02-22T01:19:00Z" w16du:dateUtc="2026-02-22T01:19:00Z">
        <w:r w:rsidR="004C0E6E">
          <w:rPr>
            <w:rFonts w:hint="eastAsia"/>
          </w:rPr>
          <w:t xml:space="preserve">explores </w:t>
        </w:r>
      </w:ins>
      <w:r w:rsidR="004C0E6E">
        <w:t xml:space="preserve">AI plagiarism detection in situated pedagogical practice rather than relying </w:t>
      </w:r>
      <w:del w:id="6" w:author="Reviewer" w:date="2026-02-22T01:19:00Z" w16du:dateUtc="2026-02-22T01:19:00Z">
        <w:r w:rsidR="004C0E6E" w:rsidDel="004C0E6E">
          <w:delText xml:space="preserve">solely </w:delText>
        </w:r>
      </w:del>
      <w:ins w:id="7" w:author="Reviewer" w:date="2026-02-22T01:19:00Z" w16du:dateUtc="2026-02-22T01:19:00Z">
        <w:r w:rsidR="004C0E6E">
          <w:rPr>
            <w:rFonts w:hint="eastAsia"/>
          </w:rPr>
          <w:t xml:space="preserve">only </w:t>
        </w:r>
      </w:ins>
      <w:r w:rsidR="004C0E6E">
        <w:t xml:space="preserve">on technological solutions. I believe </w:t>
      </w:r>
      <w:del w:id="8" w:author="Reviewer" w:date="2026-02-22T01:19:00Z" w16du:dateUtc="2026-02-22T01:19:00Z">
        <w:r w:rsidR="004C0E6E" w:rsidDel="00633B75">
          <w:delText xml:space="preserve">major </w:delText>
        </w:r>
      </w:del>
      <w:ins w:id="9" w:author="Reviewer" w:date="2026-02-22T01:19:00Z" w16du:dateUtc="2026-02-22T01:19:00Z">
        <w:r w:rsidR="00633B75">
          <w:rPr>
            <w:rFonts w:hint="eastAsia"/>
          </w:rPr>
          <w:t xml:space="preserve">some </w:t>
        </w:r>
      </w:ins>
      <w:r w:rsidR="004C0E6E">
        <w:t>revisions could improve the quality of the manuscript. Please refer to my comments below.</w:t>
      </w:r>
    </w:p>
    <w:p w14:paraId="540774EE" w14:textId="77777777" w:rsidR="00A46795" w:rsidRDefault="00A46795" w:rsidP="00A46795"/>
    <w:p w14:paraId="57133B65" w14:textId="02E65B8B" w:rsidR="00A46795" w:rsidRPr="00C0728C" w:rsidRDefault="007C54B9" w:rsidP="00A46795">
      <w:pPr>
        <w:rPr>
          <w:b/>
          <w:bCs/>
        </w:rPr>
      </w:pPr>
      <w:r w:rsidRPr="00C0728C">
        <w:rPr>
          <w:rFonts w:hint="eastAsia"/>
          <w:b/>
          <w:bCs/>
        </w:rPr>
        <w:t>&lt;T</w:t>
      </w:r>
      <w:r w:rsidRPr="00C0728C">
        <w:rPr>
          <w:b/>
          <w:bCs/>
        </w:rPr>
        <w:t>i</w:t>
      </w:r>
      <w:r w:rsidRPr="00C0728C">
        <w:rPr>
          <w:rFonts w:hint="eastAsia"/>
          <w:b/>
          <w:bCs/>
        </w:rPr>
        <w:t>tle&gt;</w:t>
      </w:r>
    </w:p>
    <w:p w14:paraId="2A910180" w14:textId="5C8A1EC5" w:rsidR="007C54B9" w:rsidRDefault="00360CD3" w:rsidP="00A46795">
      <w:r w:rsidRPr="00C12F42">
        <w:rPr>
          <w:rFonts w:hint="eastAsia"/>
          <w:b/>
          <w:bCs/>
        </w:rPr>
        <w:t>AI output</w:t>
      </w:r>
      <w:r>
        <w:rPr>
          <w:rFonts w:hint="eastAsia"/>
        </w:rPr>
        <w:t xml:space="preserve">: </w:t>
      </w:r>
      <w:r w:rsidR="007C54B9" w:rsidRPr="007C54B9">
        <w:t xml:space="preserve">The current </w:t>
      </w:r>
      <w:proofErr w:type="gramStart"/>
      <w:r w:rsidR="007C54B9" w:rsidRPr="007C54B9">
        <w:t>title—"</w:t>
      </w:r>
      <w:proofErr w:type="gramEnd"/>
      <w:r w:rsidR="007C54B9" w:rsidRPr="007C54B9">
        <w:t xml:space="preserve">Exposing ChatGPT-assisted plagiarism in student written work: Linguistic and non-linguistic </w:t>
      </w:r>
      <w:proofErr w:type="gramStart"/>
      <w:r w:rsidR="007C54B9" w:rsidRPr="007C54B9">
        <w:t>clues"—</w:t>
      </w:r>
      <w:proofErr w:type="gramEnd"/>
      <w:r w:rsidR="007C54B9" w:rsidRPr="007C54B9">
        <w:t>accurately captures the textual focus of the study but fails to signal the equally important perceptual dimension derived from faculty participants. Since the research design explicitly integrates both faculty perceptions (via questionnaire) and textual analysis of student work, the title should reflect this dual-methodological approach. Consider revising to foreground the human detection element, for example: "Faculty Perceptions and Textual Evidence: Linguistic and Non-linguistic Clues to ChatGPT-assisted Plagiarism in Undergraduate Writing."</w:t>
      </w:r>
    </w:p>
    <w:p w14:paraId="41D825C3" w14:textId="4D085294" w:rsidR="007C54B9" w:rsidRDefault="007C54B9" w:rsidP="00A46795">
      <w:r>
        <w:rPr>
          <w:rFonts w:ascii="Calibri" w:hAnsi="Calibri" w:cs="Calibri"/>
        </w:rPr>
        <w:t>→</w:t>
      </w:r>
      <w:r>
        <w:rPr>
          <w:rFonts w:hint="eastAsia"/>
        </w:rPr>
        <w:t xml:space="preserve"> </w:t>
      </w:r>
      <w:r w:rsidRPr="007C54B9">
        <w:t>The current title</w:t>
      </w:r>
      <w:del w:id="10" w:author="Reviewer" w:date="2026-02-22T01:20:00Z" w16du:dateUtc="2026-02-22T01:20:00Z">
        <w:r w:rsidRPr="007C54B9" w:rsidDel="00DE1A3A">
          <w:delText>—"Exposing ChatGPT-assisted plagiarism in student written work: Linguistic and non-linguistic clues"—accurately</w:delText>
        </w:r>
      </w:del>
      <w:ins w:id="11" w:author="Reviewer" w:date="2026-02-22T01:20:00Z" w16du:dateUtc="2026-02-22T01:20:00Z">
        <w:r w:rsidR="00DE1A3A">
          <w:rPr>
            <w:rFonts w:hint="eastAsia"/>
          </w:rPr>
          <w:t xml:space="preserve"> well</w:t>
        </w:r>
      </w:ins>
      <w:r w:rsidRPr="007C54B9">
        <w:t xml:space="preserve"> </w:t>
      </w:r>
      <w:del w:id="12" w:author="Reviewer" w:date="2026-02-22T01:20:00Z" w16du:dateUtc="2026-02-22T01:20:00Z">
        <w:r w:rsidRPr="007C54B9" w:rsidDel="00DE1A3A">
          <w:delText xml:space="preserve">captures </w:delText>
        </w:r>
      </w:del>
      <w:ins w:id="13" w:author="Reviewer" w:date="2026-02-22T01:20:00Z" w16du:dateUtc="2026-02-22T01:20:00Z">
        <w:r w:rsidR="00DE1A3A">
          <w:rPr>
            <w:rFonts w:hint="eastAsia"/>
          </w:rPr>
          <w:t>reflects</w:t>
        </w:r>
        <w:r w:rsidR="00DE1A3A" w:rsidRPr="007C54B9">
          <w:t xml:space="preserve"> </w:t>
        </w:r>
      </w:ins>
      <w:r w:rsidRPr="007C54B9">
        <w:t xml:space="preserve">the </w:t>
      </w:r>
      <w:del w:id="14" w:author="Reviewer" w:date="2026-02-22T01:20:00Z" w16du:dateUtc="2026-02-22T01:20:00Z">
        <w:r w:rsidRPr="007C54B9" w:rsidDel="00DE1A3A">
          <w:delText>textual</w:delText>
        </w:r>
      </w:del>
      <w:ins w:id="15" w:author="Reviewer" w:date="2026-02-22T01:21:00Z" w16du:dateUtc="2026-02-22T01:21:00Z">
        <w:r w:rsidR="00B01542">
          <w:rPr>
            <w:rFonts w:hint="eastAsia"/>
          </w:rPr>
          <w:t>textual</w:t>
        </w:r>
      </w:ins>
      <w:ins w:id="16" w:author="Reviewer" w:date="2026-02-22T01:22:00Z" w16du:dateUtc="2026-02-22T01:22:00Z">
        <w:r w:rsidR="00B01542">
          <w:rPr>
            <w:rFonts w:hint="eastAsia"/>
          </w:rPr>
          <w:t xml:space="preserve"> </w:t>
        </w:r>
      </w:ins>
      <w:del w:id="17" w:author="Reviewer" w:date="2026-02-22T01:20:00Z" w16du:dateUtc="2026-02-22T01:20:00Z">
        <w:r w:rsidRPr="007C54B9" w:rsidDel="00DE1A3A">
          <w:delText xml:space="preserve"> </w:delText>
        </w:r>
      </w:del>
      <w:r w:rsidRPr="007C54B9">
        <w:t xml:space="preserve">focus of the study but </w:t>
      </w:r>
      <w:del w:id="18" w:author="Reviewer" w:date="2026-02-22T01:21:00Z" w16du:dateUtc="2026-02-22T01:21:00Z">
        <w:r w:rsidRPr="007C54B9" w:rsidDel="00B01542">
          <w:delText>fails to</w:delText>
        </w:r>
      </w:del>
      <w:ins w:id="19" w:author="Reviewer" w:date="2026-02-22T01:21:00Z" w16du:dateUtc="2026-02-22T01:21:00Z">
        <w:r w:rsidR="00B01542">
          <w:rPr>
            <w:rFonts w:hint="eastAsia"/>
          </w:rPr>
          <w:t>does not</w:t>
        </w:r>
      </w:ins>
      <w:r w:rsidRPr="007C54B9">
        <w:t xml:space="preserve"> </w:t>
      </w:r>
      <w:del w:id="20" w:author="Reviewer" w:date="2026-02-22T01:21:00Z" w16du:dateUtc="2026-02-22T01:21:00Z">
        <w:r w:rsidRPr="007C54B9" w:rsidDel="00B01542">
          <w:delText xml:space="preserve">signal </w:delText>
        </w:r>
      </w:del>
      <w:ins w:id="21" w:author="Reviewer" w:date="2026-02-22T01:21:00Z" w16du:dateUtc="2026-02-22T01:21:00Z">
        <w:r w:rsidR="00B01542">
          <w:rPr>
            <w:rFonts w:hint="eastAsia"/>
          </w:rPr>
          <w:t xml:space="preserve">show </w:t>
        </w:r>
      </w:ins>
      <w:r w:rsidRPr="007C54B9">
        <w:t xml:space="preserve">the </w:t>
      </w:r>
      <w:del w:id="22" w:author="Reviewer" w:date="2026-02-22T01:21:00Z" w16du:dateUtc="2026-02-22T01:21:00Z">
        <w:r w:rsidRPr="007C54B9" w:rsidDel="00B01542">
          <w:delText xml:space="preserve">equally </w:delText>
        </w:r>
      </w:del>
      <w:r w:rsidRPr="007C54B9">
        <w:t xml:space="preserve">important </w:t>
      </w:r>
      <w:del w:id="23" w:author="Reviewer" w:date="2026-02-22T01:21:00Z" w16du:dateUtc="2026-02-22T01:21:00Z">
        <w:r w:rsidRPr="007C54B9" w:rsidDel="00B01542">
          <w:delText xml:space="preserve">perceptual dimension </w:delText>
        </w:r>
      </w:del>
      <w:ins w:id="24" w:author="Reviewer" w:date="2026-02-22T01:21:00Z" w16du:dateUtc="2026-02-22T01:21:00Z">
        <w:r w:rsidR="00B01542">
          <w:rPr>
            <w:rFonts w:hint="eastAsia"/>
          </w:rPr>
          <w:t xml:space="preserve">aspects of </w:t>
        </w:r>
      </w:ins>
      <w:del w:id="25" w:author="Reviewer" w:date="2026-02-22T01:21:00Z" w16du:dateUtc="2026-02-22T01:21:00Z">
        <w:r w:rsidRPr="007C54B9" w:rsidDel="00B01542">
          <w:delText xml:space="preserve">derived from </w:delText>
        </w:r>
      </w:del>
      <w:ins w:id="26" w:author="Reviewer" w:date="2026-02-22T01:21:00Z" w16du:dateUtc="2026-02-22T01:21:00Z">
        <w:r w:rsidR="00B01542">
          <w:rPr>
            <w:rFonts w:hint="eastAsia"/>
          </w:rPr>
          <w:t xml:space="preserve">the </w:t>
        </w:r>
      </w:ins>
      <w:r w:rsidRPr="007C54B9">
        <w:t>faculty participants</w:t>
      </w:r>
      <w:ins w:id="27" w:author="Reviewer" w:date="2026-02-22T01:21:00Z" w16du:dateUtc="2026-02-22T01:21:00Z">
        <w:r w:rsidR="00B01542">
          <w:t>’</w:t>
        </w:r>
        <w:r w:rsidR="00B01542">
          <w:rPr>
            <w:rFonts w:hint="eastAsia"/>
          </w:rPr>
          <w:t xml:space="preserve"> perceptions</w:t>
        </w:r>
      </w:ins>
      <w:r w:rsidRPr="007C54B9">
        <w:t xml:space="preserve">. Since the research design explicitly integrates </w:t>
      </w:r>
      <w:del w:id="28" w:author="Reviewer" w:date="2026-02-22T01:22:00Z" w16du:dateUtc="2026-02-22T01:22:00Z">
        <w:r w:rsidRPr="007C54B9" w:rsidDel="00B01542">
          <w:delText xml:space="preserve">both </w:delText>
        </w:r>
      </w:del>
      <w:r w:rsidRPr="007C54B9">
        <w:t>faculty perceptions (</w:t>
      </w:r>
      <w:del w:id="29" w:author="Reviewer" w:date="2026-02-22T01:22:00Z" w16du:dateUtc="2026-02-22T01:22:00Z">
        <w:r w:rsidRPr="007C54B9" w:rsidDel="00B01542">
          <w:delText xml:space="preserve">via </w:delText>
        </w:r>
      </w:del>
      <w:ins w:id="30" w:author="Reviewer" w:date="2026-02-22T01:22:00Z" w16du:dateUtc="2026-02-22T01:22:00Z">
        <w:r w:rsidR="00B01542">
          <w:rPr>
            <w:rFonts w:hint="eastAsia"/>
          </w:rPr>
          <w:t>using</w:t>
        </w:r>
        <w:r w:rsidR="00B01542" w:rsidRPr="007C54B9">
          <w:t xml:space="preserve"> </w:t>
        </w:r>
        <w:r w:rsidR="00B01542">
          <w:rPr>
            <w:rFonts w:hint="eastAsia"/>
          </w:rPr>
          <w:t xml:space="preserve">a </w:t>
        </w:r>
      </w:ins>
      <w:r w:rsidRPr="007C54B9">
        <w:t xml:space="preserve">questionnaire) and textual analysis of student work, </w:t>
      </w:r>
      <w:ins w:id="31" w:author="Reviewer" w:date="2026-02-22T01:22:00Z" w16du:dateUtc="2026-02-22T01:22:00Z">
        <w:r w:rsidR="00B01542">
          <w:rPr>
            <w:rFonts w:hint="eastAsia"/>
          </w:rPr>
          <w:t xml:space="preserve">I believe </w:t>
        </w:r>
      </w:ins>
      <w:r w:rsidRPr="007C54B9">
        <w:t xml:space="preserve">the title should reflect this </w:t>
      </w:r>
      <w:del w:id="32" w:author="Reviewer" w:date="2026-02-22T01:22:00Z" w16du:dateUtc="2026-02-22T01:22:00Z">
        <w:r w:rsidRPr="007C54B9" w:rsidDel="00B01542">
          <w:delText xml:space="preserve">dual-methodological </w:delText>
        </w:r>
      </w:del>
      <w:r w:rsidRPr="007C54B9">
        <w:t>approach.</w:t>
      </w:r>
      <w:del w:id="33" w:author="Reviewer" w:date="2026-02-22T01:22:00Z" w16du:dateUtc="2026-02-22T01:22:00Z">
        <w:r w:rsidRPr="007C54B9" w:rsidDel="00B01542">
          <w:delText xml:space="preserve"> Consider revising to foreground the human detection element, for example: "Faculty Perceptions and Textual Evidence: Linguistic and Non-linguistic Clues to ChatGPT-assisted Plagiarism in Undergraduate Writing."</w:delText>
        </w:r>
      </w:del>
    </w:p>
    <w:p w14:paraId="2D8228DC" w14:textId="77777777" w:rsidR="007C54B9" w:rsidRDefault="007C54B9" w:rsidP="00A46795"/>
    <w:p w14:paraId="6FBCEB79" w14:textId="15B8ED3E" w:rsidR="007C54B9" w:rsidRPr="005A5C43" w:rsidRDefault="004625AF" w:rsidP="00A46795">
      <w:pPr>
        <w:rPr>
          <w:b/>
          <w:bCs/>
        </w:rPr>
      </w:pPr>
      <w:r w:rsidRPr="005A5C43">
        <w:rPr>
          <w:b/>
          <w:bCs/>
        </w:rPr>
        <w:t>&lt;Abstract&gt;</w:t>
      </w:r>
    </w:p>
    <w:p w14:paraId="030E5EE6" w14:textId="39CB63C1" w:rsidR="004625AF" w:rsidRDefault="00360CD3" w:rsidP="004625AF">
      <w:r w:rsidRPr="00C12F42">
        <w:rPr>
          <w:rFonts w:hint="eastAsia"/>
          <w:b/>
          <w:bCs/>
        </w:rPr>
        <w:t>AI output</w:t>
      </w:r>
      <w:r>
        <w:rPr>
          <w:rFonts w:hint="eastAsia"/>
        </w:rPr>
        <w:t xml:space="preserve">: </w:t>
      </w:r>
      <w:r w:rsidR="004625AF">
        <w:rPr>
          <w:rFonts w:hint="eastAsia"/>
        </w:rPr>
        <w:t xml:space="preserve">1. </w:t>
      </w:r>
      <w:r w:rsidR="004625AF">
        <w:t>The opening sentence of the Abstract remains overly general ("ChatGPT represents a significant leap in higher education...") and does not immediately orient readers to the study's specific focus on clues that expose AI-assisted plagiarism. More critically, the phrase "linguistic and non-linguistic clues" featured prominently in the title is never explicitly mentioned or defined in the Abstract. Revise the opening to foreground these core concepts from the outset, for instance: "This exploratory study identifies the linguistic and non-linguistic clues through which academic faculty detect ChatGPT-assisted plagiarism in undergraduate writing..."</w:t>
      </w:r>
    </w:p>
    <w:p w14:paraId="4C12B04E" w14:textId="13C72D98" w:rsidR="00890118" w:rsidRDefault="00890118" w:rsidP="00890118">
      <w:r>
        <w:rPr>
          <w:rFonts w:ascii="Calibri" w:hAnsi="Calibri" w:cs="Calibri"/>
        </w:rPr>
        <w:t>→</w:t>
      </w:r>
      <w:r>
        <w:rPr>
          <w:rFonts w:hint="eastAsia"/>
        </w:rPr>
        <w:t xml:space="preserve"> </w:t>
      </w:r>
      <w:r>
        <w:t xml:space="preserve">The </w:t>
      </w:r>
      <w:del w:id="34" w:author="Reviewer" w:date="2026-02-22T01:24:00Z" w16du:dateUtc="2026-02-22T01:24:00Z">
        <w:r w:rsidDel="00E67FE7">
          <w:delText xml:space="preserve">opening </w:delText>
        </w:r>
      </w:del>
      <w:ins w:id="35" w:author="Reviewer" w:date="2026-02-22T01:24:00Z" w16du:dateUtc="2026-02-22T01:24:00Z">
        <w:r w:rsidR="00E67FE7">
          <w:rPr>
            <w:rFonts w:hint="eastAsia"/>
          </w:rPr>
          <w:t xml:space="preserve">first </w:t>
        </w:r>
      </w:ins>
      <w:r>
        <w:t xml:space="preserve">sentence </w:t>
      </w:r>
      <w:del w:id="36" w:author="Reviewer" w:date="2026-02-22T01:24:00Z" w16du:dateUtc="2026-02-22T01:24:00Z">
        <w:r w:rsidDel="00E67FE7">
          <w:delText xml:space="preserve">of the Abstract remains overly </w:delText>
        </w:r>
      </w:del>
      <w:ins w:id="37" w:author="Reviewer" w:date="2026-02-22T01:24:00Z" w16du:dateUtc="2026-02-22T01:24:00Z">
        <w:r w:rsidR="00E67FE7">
          <w:rPr>
            <w:rFonts w:hint="eastAsia"/>
          </w:rPr>
          <w:t xml:space="preserve">is too </w:t>
        </w:r>
      </w:ins>
      <w:r>
        <w:t xml:space="preserve">general ("ChatGPT represents a significant leap in higher education...") and </w:t>
      </w:r>
      <w:del w:id="38" w:author="Reviewer" w:date="2026-02-22T01:24:00Z" w16du:dateUtc="2026-02-22T01:24:00Z">
        <w:r w:rsidDel="00756DE9">
          <w:delText xml:space="preserve">does not immediately </w:delText>
        </w:r>
      </w:del>
      <w:ins w:id="39" w:author="Reviewer" w:date="2026-02-22T01:24:00Z" w16du:dateUtc="2026-02-22T01:24:00Z">
        <w:r w:rsidR="00756DE9">
          <w:rPr>
            <w:rFonts w:hint="eastAsia"/>
          </w:rPr>
          <w:t xml:space="preserve">fails to </w:t>
        </w:r>
      </w:ins>
      <w:del w:id="40" w:author="Reviewer" w:date="2026-02-22T01:24:00Z" w16du:dateUtc="2026-02-22T01:24:00Z">
        <w:r w:rsidDel="00756DE9">
          <w:delText xml:space="preserve">orient </w:delText>
        </w:r>
      </w:del>
      <w:ins w:id="41" w:author="Reviewer" w:date="2026-02-22T01:24:00Z" w16du:dateUtc="2026-02-22T01:24:00Z">
        <w:r w:rsidR="00756DE9">
          <w:rPr>
            <w:rFonts w:hint="eastAsia"/>
          </w:rPr>
          <w:t xml:space="preserve">lead </w:t>
        </w:r>
      </w:ins>
      <w:r>
        <w:t xml:space="preserve">readers to the </w:t>
      </w:r>
      <w:del w:id="42" w:author="Reviewer" w:date="2026-02-22T01:24:00Z" w16du:dateUtc="2026-02-22T01:24:00Z">
        <w:r w:rsidDel="00756DE9">
          <w:delText xml:space="preserve">study's </w:delText>
        </w:r>
      </w:del>
      <w:r>
        <w:t xml:space="preserve">specific focus on clues that expose AI-assisted plagiarism. </w:t>
      </w:r>
      <w:del w:id="43" w:author="Reviewer" w:date="2026-02-22T01:25:00Z" w16du:dateUtc="2026-02-22T01:25:00Z">
        <w:r w:rsidDel="00261F68">
          <w:delText>More critically</w:delText>
        </w:r>
      </w:del>
      <w:ins w:id="44" w:author="Reviewer" w:date="2026-02-22T01:25:00Z" w16du:dateUtc="2026-02-22T01:25:00Z">
        <w:r w:rsidR="00261F68">
          <w:rPr>
            <w:rFonts w:hint="eastAsia"/>
          </w:rPr>
          <w:t>In addition</w:t>
        </w:r>
      </w:ins>
      <w:r>
        <w:t xml:space="preserve">, the phrase "linguistic and non-linguistic clues" </w:t>
      </w:r>
      <w:del w:id="45" w:author="Reviewer" w:date="2026-02-22T01:25:00Z" w16du:dateUtc="2026-02-22T01:25:00Z">
        <w:r w:rsidDel="00261F68">
          <w:delText xml:space="preserve">featured prominently </w:delText>
        </w:r>
      </w:del>
      <w:ins w:id="46" w:author="Reviewer" w:date="2026-02-22T01:25:00Z" w16du:dateUtc="2026-02-22T01:25:00Z">
        <w:r w:rsidR="00261F68">
          <w:rPr>
            <w:rFonts w:hint="eastAsia"/>
          </w:rPr>
          <w:t xml:space="preserve">covered </w:t>
        </w:r>
      </w:ins>
      <w:r>
        <w:t xml:space="preserve">in the title is </w:t>
      </w:r>
      <w:del w:id="47" w:author="Reviewer" w:date="2026-02-22T01:25:00Z" w16du:dateUtc="2026-02-22T01:25:00Z">
        <w:r w:rsidDel="00D941E9">
          <w:delText xml:space="preserve">never </w:delText>
        </w:r>
      </w:del>
      <w:ins w:id="48" w:author="Reviewer" w:date="2026-02-22T01:25:00Z" w16du:dateUtc="2026-02-22T01:25:00Z">
        <w:r w:rsidR="00D941E9">
          <w:rPr>
            <w:rFonts w:hint="eastAsia"/>
          </w:rPr>
          <w:t xml:space="preserve">not </w:t>
        </w:r>
      </w:ins>
      <w:r>
        <w:t xml:space="preserve">explicitly mentioned </w:t>
      </w:r>
      <w:del w:id="49" w:author="Reviewer" w:date="2026-02-22T01:25:00Z" w16du:dateUtc="2026-02-22T01:25:00Z">
        <w:r w:rsidDel="00D941E9">
          <w:delText xml:space="preserve">or defined </w:delText>
        </w:r>
      </w:del>
      <w:r>
        <w:t>in the Abstract.</w:t>
      </w:r>
      <w:del w:id="50" w:author="Reviewer" w:date="2026-02-22T01:25:00Z" w16du:dateUtc="2026-02-22T01:25:00Z">
        <w:r w:rsidDel="00D941E9">
          <w:delText xml:space="preserve"> Revise the opening to foreground these core concepts from the outset, for instance: "This exploratory study identifies the linguistic and non-linguistic clues through which academic faculty detect ChatGPT-assisted plagiarism in undergraduate writing..."</w:delText>
        </w:r>
      </w:del>
    </w:p>
    <w:p w14:paraId="259B2622" w14:textId="77777777" w:rsidR="00890118" w:rsidRDefault="00890118" w:rsidP="004625AF"/>
    <w:p w14:paraId="595B5FB7" w14:textId="4ABEA413" w:rsidR="004625AF" w:rsidRDefault="00360CD3" w:rsidP="004625AF">
      <w:r w:rsidRPr="00C12F42">
        <w:rPr>
          <w:rFonts w:hint="eastAsia"/>
          <w:b/>
          <w:bCs/>
        </w:rPr>
        <w:t>AI output</w:t>
      </w:r>
      <w:r>
        <w:rPr>
          <w:rFonts w:hint="eastAsia"/>
        </w:rPr>
        <w:t xml:space="preserve">: </w:t>
      </w:r>
      <w:r w:rsidR="004625AF">
        <w:rPr>
          <w:rFonts w:hint="eastAsia"/>
        </w:rPr>
        <w:t xml:space="preserve">2. </w:t>
      </w:r>
      <w:r w:rsidR="004625AF">
        <w:t>The Abstract does not concretely articulate the research gap or specific study objectives. While it mentions pursuing "the concept of opportunity in traditional academic fraud theory," it fails to state why this application to AI plagiarism constitutes a novel contribution. The gap should be sharpened: previous AI-text detection studies have been decontextualized from actual pedagogical practice and teacher judgment. Similarly, the study goals require precision—state explicitly that the research examines (a) faculty-perceived camouflage strategies students employ, and (b) genre-specific textual markers in literature reviews that betray AI use. Include the two research questions verbatim to enhance clarity.</w:t>
      </w:r>
    </w:p>
    <w:p w14:paraId="6ABD1D2C" w14:textId="3091C477" w:rsidR="00890118" w:rsidRDefault="00890118" w:rsidP="00890118">
      <w:r>
        <w:rPr>
          <w:rFonts w:ascii="Calibri" w:hAnsi="Calibri" w:cs="Calibri"/>
        </w:rPr>
        <w:t>→</w:t>
      </w:r>
      <w:r>
        <w:rPr>
          <w:rFonts w:hint="eastAsia"/>
        </w:rPr>
        <w:t xml:space="preserve"> </w:t>
      </w:r>
      <w:r>
        <w:t xml:space="preserve">The Abstract does not </w:t>
      </w:r>
      <w:del w:id="51" w:author="Reviewer" w:date="2026-02-22T17:08:00Z" w16du:dateUtc="2026-02-22T17:08:00Z">
        <w:r w:rsidDel="00B3293E">
          <w:delText xml:space="preserve">concretely </w:delText>
        </w:r>
      </w:del>
      <w:ins w:id="52" w:author="Reviewer" w:date="2026-02-22T17:08:00Z" w16du:dateUtc="2026-02-22T17:08:00Z">
        <w:r w:rsidR="00B3293E">
          <w:rPr>
            <w:rFonts w:hint="eastAsia"/>
          </w:rPr>
          <w:t>explicitly</w:t>
        </w:r>
        <w:r w:rsidR="00B3293E">
          <w:t xml:space="preserve"> </w:t>
        </w:r>
      </w:ins>
      <w:del w:id="53" w:author="Reviewer" w:date="2026-02-22T17:08:00Z" w16du:dateUtc="2026-02-22T17:08:00Z">
        <w:r w:rsidDel="00B3293E">
          <w:delText xml:space="preserve">articulate </w:delText>
        </w:r>
      </w:del>
      <w:ins w:id="54" w:author="Reviewer" w:date="2026-02-22T17:08:00Z" w16du:dateUtc="2026-02-22T17:08:00Z">
        <w:r w:rsidR="00B3293E">
          <w:rPr>
            <w:rFonts w:hint="eastAsia"/>
          </w:rPr>
          <w:t xml:space="preserve">describe </w:t>
        </w:r>
      </w:ins>
      <w:r>
        <w:t xml:space="preserve">the research gap </w:t>
      </w:r>
      <w:del w:id="55" w:author="Reviewer" w:date="2026-02-22T17:08:00Z" w16du:dateUtc="2026-02-22T17:08:00Z">
        <w:r w:rsidDel="00CF0B2F">
          <w:delText>or specific study</w:delText>
        </w:r>
      </w:del>
      <w:ins w:id="56" w:author="Reviewer" w:date="2026-02-22T17:09:00Z" w16du:dateUtc="2026-02-22T17:09:00Z">
        <w:r w:rsidR="00CF0B2F">
          <w:rPr>
            <w:rFonts w:hint="eastAsia"/>
          </w:rPr>
          <w:t>or</w:t>
        </w:r>
      </w:ins>
      <w:ins w:id="57" w:author="Reviewer" w:date="2026-02-22T17:08:00Z" w16du:dateUtc="2026-02-22T17:08:00Z">
        <w:r w:rsidR="00CF0B2F">
          <w:rPr>
            <w:rFonts w:hint="eastAsia"/>
          </w:rPr>
          <w:t xml:space="preserve"> </w:t>
        </w:r>
      </w:ins>
      <w:ins w:id="58" w:author="Reviewer" w:date="2026-02-22T17:09:00Z" w16du:dateUtc="2026-02-22T17:09:00Z">
        <w:r w:rsidR="00CF0B2F">
          <w:rPr>
            <w:rFonts w:hint="eastAsia"/>
          </w:rPr>
          <w:t xml:space="preserve">research </w:t>
        </w:r>
      </w:ins>
      <w:ins w:id="59" w:author="Reviewer" w:date="2026-02-22T17:08:00Z" w16du:dateUtc="2026-02-22T17:08:00Z">
        <w:r w:rsidR="00CF0B2F">
          <w:rPr>
            <w:rFonts w:hint="eastAsia"/>
          </w:rPr>
          <w:t>goal</w:t>
        </w:r>
      </w:ins>
      <w:del w:id="60" w:author="Reviewer" w:date="2026-02-22T17:08:00Z" w16du:dateUtc="2026-02-22T17:08:00Z">
        <w:r w:rsidDel="00CF0B2F">
          <w:delText xml:space="preserve"> objectives</w:delText>
        </w:r>
      </w:del>
      <w:r>
        <w:t xml:space="preserve">. </w:t>
      </w:r>
      <w:del w:id="61" w:author="Reviewer" w:date="2026-02-22T17:22:00Z" w16du:dateUtc="2026-02-22T17:22:00Z">
        <w:r w:rsidDel="00E448E0">
          <w:delText xml:space="preserve">While it </w:delText>
        </w:r>
      </w:del>
      <w:ins w:id="62" w:author="Reviewer" w:date="2026-02-22T17:22:00Z" w16du:dateUtc="2026-02-22T17:22:00Z">
        <w:r w:rsidR="00E448E0">
          <w:rPr>
            <w:rFonts w:hint="eastAsia"/>
          </w:rPr>
          <w:t>I</w:t>
        </w:r>
        <w:r w:rsidR="00E448E0">
          <w:t xml:space="preserve">t </w:t>
        </w:r>
      </w:ins>
      <w:r>
        <w:t xml:space="preserve">mentions pursuing "the concept of opportunity in traditional academic fraud theory," </w:t>
      </w:r>
      <w:ins w:id="63" w:author="Reviewer" w:date="2026-02-22T17:22:00Z" w16du:dateUtc="2026-02-22T17:22:00Z">
        <w:r w:rsidR="00E448E0">
          <w:rPr>
            <w:rFonts w:hint="eastAsia"/>
          </w:rPr>
          <w:t xml:space="preserve">but </w:t>
        </w:r>
      </w:ins>
      <w:r>
        <w:t xml:space="preserve">it </w:t>
      </w:r>
      <w:del w:id="64" w:author="Reviewer" w:date="2026-02-22T17:22:00Z" w16du:dateUtc="2026-02-22T17:22:00Z">
        <w:r w:rsidDel="00E448E0">
          <w:delText xml:space="preserve">fails to </w:delText>
        </w:r>
      </w:del>
      <w:ins w:id="65" w:author="Reviewer" w:date="2026-02-22T17:22:00Z" w16du:dateUtc="2026-02-22T17:22:00Z">
        <w:r w:rsidR="00E448E0">
          <w:rPr>
            <w:rFonts w:hint="eastAsia"/>
          </w:rPr>
          <w:t>doesn</w:t>
        </w:r>
        <w:r w:rsidR="00E448E0">
          <w:t>’</w:t>
        </w:r>
        <w:r w:rsidR="00E448E0">
          <w:rPr>
            <w:rFonts w:hint="eastAsia"/>
          </w:rPr>
          <w:t xml:space="preserve">t </w:t>
        </w:r>
      </w:ins>
      <w:r>
        <w:t xml:space="preserve">state why this </w:t>
      </w:r>
      <w:del w:id="66" w:author="Reviewer" w:date="2026-02-22T17:22:00Z" w16du:dateUtc="2026-02-22T17:22:00Z">
        <w:r w:rsidDel="006942A8">
          <w:delText xml:space="preserve">application to AI plagiarism constitutes </w:delText>
        </w:r>
      </w:del>
      <w:ins w:id="67" w:author="Reviewer" w:date="2026-02-22T17:22:00Z" w16du:dateUtc="2026-02-22T17:22:00Z">
        <w:r w:rsidR="006942A8">
          <w:rPr>
            <w:rFonts w:hint="eastAsia"/>
          </w:rPr>
          <w:t xml:space="preserve">makes </w:t>
        </w:r>
      </w:ins>
      <w:r>
        <w:t xml:space="preserve">a novel contribution. </w:t>
      </w:r>
      <w:ins w:id="68" w:author="Reviewer" w:date="2026-02-22T17:22:00Z" w16du:dateUtc="2026-02-22T17:22:00Z">
        <w:r w:rsidR="00A16295">
          <w:rPr>
            <w:rFonts w:hint="eastAsia"/>
          </w:rPr>
          <w:t xml:space="preserve">So, </w:t>
        </w:r>
      </w:ins>
      <w:del w:id="69" w:author="Reviewer" w:date="2026-02-22T17:22:00Z" w16du:dateUtc="2026-02-22T17:22:00Z">
        <w:r w:rsidDel="00A16295">
          <w:delText xml:space="preserve">The </w:delText>
        </w:r>
      </w:del>
      <w:ins w:id="70" w:author="Reviewer" w:date="2026-02-22T17:22:00Z" w16du:dateUtc="2026-02-22T17:22:00Z">
        <w:r w:rsidR="00A16295">
          <w:rPr>
            <w:rFonts w:hint="eastAsia"/>
          </w:rPr>
          <w:t>t</w:t>
        </w:r>
        <w:r w:rsidR="00A16295">
          <w:t xml:space="preserve">he </w:t>
        </w:r>
      </w:ins>
      <w:r>
        <w:t xml:space="preserve">gap should be </w:t>
      </w:r>
      <w:del w:id="71" w:author="Reviewer" w:date="2026-02-22T17:22:00Z" w16du:dateUtc="2026-02-22T17:22:00Z">
        <w:r w:rsidDel="00A16295">
          <w:delText>sharpened</w:delText>
        </w:r>
      </w:del>
      <w:ins w:id="72" w:author="Reviewer" w:date="2026-02-22T17:22:00Z" w16du:dateUtc="2026-02-22T17:22:00Z">
        <w:r w:rsidR="00A16295">
          <w:rPr>
            <w:rFonts w:hint="eastAsia"/>
          </w:rPr>
          <w:t>strengthened</w:t>
        </w:r>
      </w:ins>
      <w:ins w:id="73" w:author="Reviewer" w:date="2026-02-22T17:23:00Z" w16du:dateUtc="2026-02-22T17:23:00Z">
        <w:r w:rsidR="00A16295">
          <w:rPr>
            <w:rFonts w:hint="eastAsia"/>
          </w:rPr>
          <w:t xml:space="preserve">, focusing on the decontextualization of </w:t>
        </w:r>
      </w:ins>
      <w:del w:id="74" w:author="Reviewer" w:date="2026-02-22T17:23:00Z" w16du:dateUtc="2026-02-22T17:23:00Z">
        <w:r w:rsidDel="00A16295">
          <w:delText xml:space="preserve">: </w:delText>
        </w:r>
      </w:del>
      <w:r>
        <w:t xml:space="preserve">previous AI-text detection studies </w:t>
      </w:r>
      <w:del w:id="75" w:author="Reviewer" w:date="2026-02-22T17:23:00Z" w16du:dateUtc="2026-02-22T17:23:00Z">
        <w:r w:rsidDel="00A16295">
          <w:delText xml:space="preserve">have been decontextualized </w:delText>
        </w:r>
      </w:del>
      <w:r>
        <w:t xml:space="preserve">from </w:t>
      </w:r>
      <w:del w:id="76" w:author="Reviewer" w:date="2026-02-22T17:23:00Z" w16du:dateUtc="2026-02-22T17:23:00Z">
        <w:r w:rsidDel="00A16295">
          <w:delText xml:space="preserve">actual </w:delText>
        </w:r>
      </w:del>
      <w:r>
        <w:t xml:space="preserve">pedagogical practice and teacher </w:t>
      </w:r>
      <w:del w:id="77" w:author="Reviewer" w:date="2026-02-22T17:23:00Z" w16du:dateUtc="2026-02-22T17:23:00Z">
        <w:r w:rsidDel="00A16295">
          <w:delText>judgment</w:delText>
        </w:r>
      </w:del>
      <w:ins w:id="78" w:author="Reviewer" w:date="2026-02-22T17:23:00Z" w16du:dateUtc="2026-02-22T17:23:00Z">
        <w:r w:rsidR="00A16295">
          <w:rPr>
            <w:rFonts w:hint="eastAsia"/>
          </w:rPr>
          <w:t>deci</w:t>
        </w:r>
      </w:ins>
      <w:ins w:id="79" w:author="Reviewer" w:date="2026-02-22T23:11:00Z" w16du:dateUtc="2026-02-22T23:11:00Z">
        <w:r w:rsidR="00403168">
          <w:rPr>
            <w:rFonts w:hint="eastAsia"/>
          </w:rPr>
          <w:t>s</w:t>
        </w:r>
      </w:ins>
      <w:ins w:id="80" w:author="Reviewer" w:date="2026-02-22T17:23:00Z" w16du:dateUtc="2026-02-22T17:23:00Z">
        <w:r w:rsidR="00A16295">
          <w:rPr>
            <w:rFonts w:hint="eastAsia"/>
          </w:rPr>
          <w:t>ion-making</w:t>
        </w:r>
      </w:ins>
      <w:r>
        <w:t xml:space="preserve">. </w:t>
      </w:r>
      <w:del w:id="81" w:author="Reviewer" w:date="2026-02-22T17:26:00Z" w16du:dateUtc="2026-02-22T17:26:00Z">
        <w:r w:rsidDel="00FE09CE">
          <w:delText>Similarly, t</w:delText>
        </w:r>
      </w:del>
      <w:ins w:id="82" w:author="Reviewer" w:date="2026-02-22T17:26:00Z" w16du:dateUtc="2026-02-22T17:26:00Z">
        <w:r w:rsidR="00FE09CE">
          <w:rPr>
            <w:rFonts w:hint="eastAsia"/>
          </w:rPr>
          <w:t xml:space="preserve">Also, the </w:t>
        </w:r>
      </w:ins>
      <w:del w:id="83" w:author="Reviewer" w:date="2026-02-22T17:26:00Z" w16du:dateUtc="2026-02-22T17:26:00Z">
        <w:r w:rsidDel="00FE09CE">
          <w:delText xml:space="preserve">he study </w:delText>
        </w:r>
      </w:del>
      <w:r>
        <w:t xml:space="preserve">goals </w:t>
      </w:r>
      <w:del w:id="84" w:author="Reviewer" w:date="2026-02-22T17:26:00Z" w16du:dateUtc="2026-02-22T17:26:00Z">
        <w:r w:rsidDel="00FE09CE">
          <w:delText>require precision</w:delText>
        </w:r>
      </w:del>
      <w:ins w:id="85" w:author="Reviewer" w:date="2026-02-22T17:26:00Z" w16du:dateUtc="2026-02-22T17:26:00Z">
        <w:r w:rsidR="00FE09CE">
          <w:rPr>
            <w:rFonts w:hint="eastAsia"/>
          </w:rPr>
          <w:t>should be more specific in ways to explore</w:t>
        </w:r>
      </w:ins>
      <w:del w:id="86" w:author="Reviewer" w:date="2026-02-22T17:26:00Z" w16du:dateUtc="2026-02-22T17:26:00Z">
        <w:r w:rsidDel="00FE09CE">
          <w:delText xml:space="preserve">—state explicitly that the research examines (a) </w:delText>
        </w:r>
      </w:del>
      <w:ins w:id="87" w:author="Reviewer" w:date="2026-02-22T17:26:00Z" w16du:dateUtc="2026-02-22T17:26:00Z">
        <w:r w:rsidR="00FE09CE">
          <w:rPr>
            <w:rFonts w:hint="eastAsia"/>
          </w:rPr>
          <w:t xml:space="preserve"> </w:t>
        </w:r>
      </w:ins>
      <w:ins w:id="88" w:author="Reviewer" w:date="2026-02-22T17:27:00Z" w16du:dateUtc="2026-02-22T17:27:00Z">
        <w:r w:rsidR="00FE09CE">
          <w:rPr>
            <w:rFonts w:hint="eastAsia"/>
          </w:rPr>
          <w:t>how faculty perceived students</w:t>
        </w:r>
        <w:r w:rsidR="00FE09CE">
          <w:t>’</w:t>
        </w:r>
        <w:r w:rsidR="00FE09CE">
          <w:rPr>
            <w:rFonts w:hint="eastAsia"/>
          </w:rPr>
          <w:t xml:space="preserve"> strategies and </w:t>
        </w:r>
      </w:ins>
      <w:del w:id="89" w:author="Reviewer" w:date="2026-02-22T17:27:00Z" w16du:dateUtc="2026-02-22T17:27:00Z">
        <w:r w:rsidDel="00FE09CE">
          <w:delText xml:space="preserve">faculty-perceived camouflage strategies students employ, and (b) </w:delText>
        </w:r>
      </w:del>
      <w:r>
        <w:t xml:space="preserve">genre-specific textual markers in literature reviews </w:t>
      </w:r>
      <w:del w:id="90" w:author="Reviewer" w:date="2026-02-22T17:27:00Z" w16du:dateUtc="2026-02-22T17:27:00Z">
        <w:r w:rsidDel="00FE09CE">
          <w:delText xml:space="preserve">that betray </w:delText>
        </w:r>
      </w:del>
      <w:ins w:id="91" w:author="Reviewer" w:date="2026-02-22T17:27:00Z" w16du:dateUtc="2026-02-22T17:27:00Z">
        <w:r w:rsidR="00FE09CE">
          <w:rPr>
            <w:rFonts w:hint="eastAsia"/>
          </w:rPr>
          <w:t xml:space="preserve">regarding </w:t>
        </w:r>
      </w:ins>
      <w:r>
        <w:t>AI use.</w:t>
      </w:r>
      <w:del w:id="92" w:author="Reviewer" w:date="2026-02-22T17:28:00Z" w16du:dateUtc="2026-02-22T17:28:00Z">
        <w:r w:rsidDel="00FE09CE">
          <w:delText xml:space="preserve"> Include the two research questions verbatim to enhance clarity.</w:delText>
        </w:r>
      </w:del>
    </w:p>
    <w:p w14:paraId="4BF75678" w14:textId="77777777" w:rsidR="00890118" w:rsidRDefault="00890118" w:rsidP="004625AF"/>
    <w:p w14:paraId="1F255E73" w14:textId="0EA95941" w:rsidR="004625AF" w:rsidRDefault="00360CD3" w:rsidP="004625AF">
      <w:r w:rsidRPr="00C12F42">
        <w:rPr>
          <w:rFonts w:hint="eastAsia"/>
          <w:b/>
          <w:bCs/>
        </w:rPr>
        <w:t>AI output</w:t>
      </w:r>
      <w:r>
        <w:rPr>
          <w:rFonts w:hint="eastAsia"/>
        </w:rPr>
        <w:t xml:space="preserve">: </w:t>
      </w:r>
      <w:r w:rsidR="00BC5C24">
        <w:rPr>
          <w:rFonts w:hint="eastAsia"/>
        </w:rPr>
        <w:t xml:space="preserve">3. </w:t>
      </w:r>
      <w:r w:rsidR="004625AF">
        <w:t xml:space="preserve">The Methodology section requires greater operational specificity. Key terms such as </w:t>
      </w:r>
      <w:r w:rsidR="004625AF">
        <w:lastRenderedPageBreak/>
        <w:t xml:space="preserve">"affordances of large language models" are introduced without definition—readers cannot evaluate whether faculty perceptions were grounded in accurate or evolving understandings of LLM capabilities. Define this term explicitly (e.g., "distinctive textual features that ChatGPT outputs exhibit, including syntactic complexity and lexical patterns atypical of EFL undergraduates"). Additionally, the baseline comparison procedure lacks transparency: specify the temporal proximity between in-class essays and literature reviews, word-count comparability, and explicit criteria for identifying "deviant" writing beyond subjective judgment. In the Findings section, replace abstract characterizations (e.g., "schizophrenically combine both Gen AI </w:t>
      </w:r>
      <w:proofErr w:type="spellStart"/>
      <w:r w:rsidR="004625AF">
        <w:t>lexico</w:t>
      </w:r>
      <w:proofErr w:type="spellEnd"/>
      <w:r w:rsidR="004625AF">
        <w:t>-grammatical features") with neutral, evidence-based descriptions. Present quantitative patterns more concretely—Table 2 should display frequencies and percentages for each citation error type rather than bullet points alone.</w:t>
      </w:r>
    </w:p>
    <w:p w14:paraId="17DA871B" w14:textId="66863FC1" w:rsidR="00A46795" w:rsidRDefault="00890118" w:rsidP="00A46795">
      <w:r>
        <w:rPr>
          <w:rFonts w:ascii="Calibri" w:hAnsi="Calibri" w:cs="Calibri"/>
        </w:rPr>
        <w:t>→</w:t>
      </w:r>
      <w:r>
        <w:rPr>
          <w:rFonts w:hint="eastAsia"/>
        </w:rPr>
        <w:t xml:space="preserve"> </w:t>
      </w:r>
      <w:ins w:id="93" w:author="Reviewer" w:date="2026-02-22T17:30:00Z" w16du:dateUtc="2026-02-22T17:30:00Z">
        <w:r w:rsidR="006C7F1A">
          <w:rPr>
            <w:rFonts w:hint="eastAsia"/>
          </w:rPr>
          <w:t xml:space="preserve">Please </w:t>
        </w:r>
      </w:ins>
      <w:ins w:id="94" w:author="Reviewer" w:date="2026-02-22T21:24:00Z" w16du:dateUtc="2026-02-22T21:24:00Z">
        <w:r w:rsidR="005E3044">
          <w:rPr>
            <w:rFonts w:hint="eastAsia"/>
          </w:rPr>
          <w:t>describe</w:t>
        </w:r>
      </w:ins>
      <w:ins w:id="95" w:author="Reviewer" w:date="2026-02-22T17:30:00Z" w16du:dateUtc="2026-02-22T17:30:00Z">
        <w:r w:rsidR="006C7F1A">
          <w:rPr>
            <w:rFonts w:hint="eastAsia"/>
          </w:rPr>
          <w:t xml:space="preserve"> </w:t>
        </w:r>
      </w:ins>
      <w:del w:id="96" w:author="Reviewer" w:date="2026-02-22T17:30:00Z" w16du:dateUtc="2026-02-22T17:30:00Z">
        <w:r w:rsidDel="006C7F1A">
          <w:delText xml:space="preserve">The </w:delText>
        </w:r>
      </w:del>
      <w:ins w:id="97" w:author="Reviewer" w:date="2026-02-22T17:30:00Z" w16du:dateUtc="2026-02-22T17:30:00Z">
        <w:r w:rsidR="006C7F1A">
          <w:rPr>
            <w:rFonts w:hint="eastAsia"/>
          </w:rPr>
          <w:t>t</w:t>
        </w:r>
        <w:r w:rsidR="006C7F1A">
          <w:t xml:space="preserve">he </w:t>
        </w:r>
      </w:ins>
      <w:r>
        <w:t xml:space="preserve">Methodology </w:t>
      </w:r>
      <w:del w:id="98" w:author="Reviewer" w:date="2026-02-22T17:30:00Z" w16du:dateUtc="2026-02-22T17:30:00Z">
        <w:r w:rsidDel="006C7F1A">
          <w:delText xml:space="preserve">section </w:delText>
        </w:r>
      </w:del>
      <w:ins w:id="99" w:author="Reviewer" w:date="2026-02-22T17:30:00Z" w16du:dateUtc="2026-02-22T17:30:00Z">
        <w:r w:rsidR="006C7F1A">
          <w:rPr>
            <w:rFonts w:hint="eastAsia"/>
          </w:rPr>
          <w:t xml:space="preserve">part </w:t>
        </w:r>
      </w:ins>
      <w:del w:id="100" w:author="Reviewer" w:date="2026-02-22T17:30:00Z" w16du:dateUtc="2026-02-22T17:30:00Z">
        <w:r w:rsidDel="006C7F1A">
          <w:delText>requires greater operational specificity</w:delText>
        </w:r>
      </w:del>
      <w:ins w:id="101" w:author="Reviewer" w:date="2026-02-22T17:30:00Z" w16du:dateUtc="2026-02-22T17:30:00Z">
        <w:r w:rsidR="006C7F1A">
          <w:rPr>
            <w:rFonts w:hint="eastAsia"/>
          </w:rPr>
          <w:t>more specifically</w:t>
        </w:r>
      </w:ins>
      <w:r>
        <w:t xml:space="preserve">. Key terms such as "affordances of large language models" </w:t>
      </w:r>
      <w:del w:id="102" w:author="Reviewer" w:date="2026-02-22T17:31:00Z" w16du:dateUtc="2026-02-22T17:31:00Z">
        <w:r w:rsidDel="006C7F1A">
          <w:delText xml:space="preserve">are </w:delText>
        </w:r>
      </w:del>
      <w:ins w:id="103" w:author="Reviewer" w:date="2026-02-22T17:31:00Z" w16du:dateUtc="2026-02-22T17:31:00Z">
        <w:r w:rsidR="006C7F1A">
          <w:rPr>
            <w:rFonts w:hint="eastAsia"/>
          </w:rPr>
          <w:t xml:space="preserve">should be </w:t>
        </w:r>
      </w:ins>
      <w:r>
        <w:t xml:space="preserve">introduced </w:t>
      </w:r>
      <w:del w:id="104" w:author="Reviewer" w:date="2026-02-22T17:31:00Z" w16du:dateUtc="2026-02-22T17:31:00Z">
        <w:r w:rsidDel="006C7F1A">
          <w:delText xml:space="preserve">without </w:delText>
        </w:r>
      </w:del>
      <w:ins w:id="105" w:author="Reviewer" w:date="2026-02-22T17:31:00Z" w16du:dateUtc="2026-02-22T17:31:00Z">
        <w:r w:rsidR="006C7F1A">
          <w:rPr>
            <w:rFonts w:hint="eastAsia"/>
          </w:rPr>
          <w:t xml:space="preserve">with </w:t>
        </w:r>
      </w:ins>
      <w:r>
        <w:t>definition</w:t>
      </w:r>
      <w:del w:id="106" w:author="Reviewer" w:date="2026-02-22T17:31:00Z" w16du:dateUtc="2026-02-22T17:31:00Z">
        <w:r w:rsidDel="006C7F1A">
          <w:delText>—readers cannot evaluate whether faculty perceptions were grounded in accurate or evolving understandings of LLM capabilities. Define this term explicitly (e.g., "distinctive textual features that ChatGPT outputs exhibit, including syntactic complexity and lexical patterns atypical of EFL undergraduates"). Additionally,</w:delText>
        </w:r>
      </w:del>
      <w:ins w:id="107" w:author="Reviewer" w:date="2026-02-22T17:31:00Z" w16du:dateUtc="2026-02-22T17:31:00Z">
        <w:r w:rsidR="006C7F1A">
          <w:rPr>
            <w:rFonts w:hint="eastAsia"/>
          </w:rPr>
          <w:t>. In addition,</w:t>
        </w:r>
      </w:ins>
      <w:r>
        <w:t xml:space="preserve"> the </w:t>
      </w:r>
      <w:del w:id="108" w:author="Reviewer" w:date="2026-02-22T17:31:00Z" w16du:dateUtc="2026-02-22T17:31:00Z">
        <w:r w:rsidDel="006C7F1A">
          <w:delText xml:space="preserve">baseline </w:delText>
        </w:r>
      </w:del>
      <w:r>
        <w:t xml:space="preserve">comparison procedure </w:t>
      </w:r>
      <w:del w:id="109" w:author="Reviewer" w:date="2026-02-22T17:31:00Z" w16du:dateUtc="2026-02-22T17:31:00Z">
        <w:r w:rsidDel="006C7F1A">
          <w:delText xml:space="preserve">lacks transparency: </w:delText>
        </w:r>
      </w:del>
      <w:ins w:id="110" w:author="Reviewer" w:date="2026-02-22T17:31:00Z" w16du:dateUtc="2026-02-22T17:31:00Z">
        <w:r w:rsidR="006C7F1A">
          <w:rPr>
            <w:rFonts w:hint="eastAsia"/>
          </w:rPr>
          <w:t xml:space="preserve">should </w:t>
        </w:r>
      </w:ins>
      <w:r>
        <w:t xml:space="preserve">specify </w:t>
      </w:r>
      <w:del w:id="111" w:author="Reviewer" w:date="2026-02-22T17:32:00Z" w16du:dateUtc="2026-02-22T17:32:00Z">
        <w:r w:rsidDel="00EC49D7">
          <w:delText>the temporal proximity between</w:delText>
        </w:r>
      </w:del>
      <w:ins w:id="112" w:author="Reviewer" w:date="2026-02-22T17:32:00Z" w16du:dateUtc="2026-02-22T17:32:00Z">
        <w:r w:rsidR="00EC49D7">
          <w:rPr>
            <w:rFonts w:hint="eastAsia"/>
          </w:rPr>
          <w:t>the process from</w:t>
        </w:r>
      </w:ins>
      <w:r>
        <w:t xml:space="preserve"> </w:t>
      </w:r>
      <w:ins w:id="113" w:author="Reviewer" w:date="2026-02-22T17:32:00Z" w16du:dateUtc="2026-02-22T17:32:00Z">
        <w:r w:rsidR="00EC49D7">
          <w:rPr>
            <w:rFonts w:hint="eastAsia"/>
          </w:rPr>
          <w:t xml:space="preserve">literature review, </w:t>
        </w:r>
      </w:ins>
      <w:r>
        <w:t>in-class essays</w:t>
      </w:r>
      <w:del w:id="114" w:author="Reviewer" w:date="2026-02-22T17:32:00Z" w16du:dateUtc="2026-02-22T17:32:00Z">
        <w:r w:rsidDel="00EC49D7">
          <w:delText xml:space="preserve"> and literature reviews</w:delText>
        </w:r>
      </w:del>
      <w:r>
        <w:t xml:space="preserve">, word-count </w:t>
      </w:r>
      <w:del w:id="115" w:author="Reviewer" w:date="2026-02-22T17:32:00Z" w16du:dateUtc="2026-02-22T17:32:00Z">
        <w:r w:rsidDel="00EC49D7">
          <w:delText>comparability</w:delText>
        </w:r>
      </w:del>
      <w:ins w:id="116" w:author="Reviewer" w:date="2026-02-22T17:32:00Z" w16du:dateUtc="2026-02-22T17:32:00Z">
        <w:r w:rsidR="00EC49D7">
          <w:rPr>
            <w:rFonts w:hint="eastAsia"/>
          </w:rPr>
          <w:t>comparison</w:t>
        </w:r>
      </w:ins>
      <w:r>
        <w:t xml:space="preserve">, and explicit criteria for identifying </w:t>
      </w:r>
      <w:del w:id="117" w:author="Reviewer" w:date="2026-02-22T17:33:00Z" w16du:dateUtc="2026-02-22T17:33:00Z">
        <w:r w:rsidDel="00EC49D7">
          <w:delText>"</w:delText>
        </w:r>
      </w:del>
      <w:r>
        <w:t>deviant</w:t>
      </w:r>
      <w:del w:id="118" w:author="Reviewer" w:date="2026-02-22T17:33:00Z" w16du:dateUtc="2026-02-22T17:33:00Z">
        <w:r w:rsidDel="00EC49D7">
          <w:delText>"</w:delText>
        </w:r>
      </w:del>
      <w:r>
        <w:t xml:space="preserve"> writing beyond subjective judgment.</w:t>
      </w:r>
      <w:del w:id="119" w:author="Reviewer" w:date="2026-02-22T17:34:00Z" w16du:dateUtc="2026-02-22T17:34:00Z">
        <w:r w:rsidDel="005A5C43">
          <w:delText xml:space="preserve"> In the Findings </w:delText>
        </w:r>
      </w:del>
      <w:del w:id="120" w:author="Reviewer" w:date="2026-02-22T17:33:00Z" w16du:dateUtc="2026-02-22T17:33:00Z">
        <w:r w:rsidDel="00EC49D7">
          <w:delText>section</w:delText>
        </w:r>
      </w:del>
      <w:del w:id="121" w:author="Reviewer" w:date="2026-02-22T17:34:00Z" w16du:dateUtc="2026-02-22T17:34:00Z">
        <w:r w:rsidDel="005A5C43">
          <w:delText xml:space="preserve">, </w:delText>
        </w:r>
      </w:del>
      <w:del w:id="122" w:author="Reviewer" w:date="2026-02-22T17:33:00Z" w16du:dateUtc="2026-02-22T17:33:00Z">
        <w:r w:rsidDel="00EC49D7">
          <w:delText>replace</w:delText>
        </w:r>
      </w:del>
      <w:del w:id="123" w:author="Reviewer" w:date="2026-02-22T17:34:00Z" w16du:dateUtc="2026-02-22T17:34:00Z">
        <w:r w:rsidDel="005A5C43">
          <w:delText xml:space="preserve"> abstract characterizations (e.g., "schizophrenically combine both Gen AI lexico-grammatical features") with neutral, evidence-based descriptions. Present quantitative patterns more concretely—Table 2 should display frequencies and percentages for each citation error type rather than bullet points alone.</w:delText>
        </w:r>
      </w:del>
    </w:p>
    <w:p w14:paraId="357DE27D" w14:textId="77777777" w:rsidR="00A46795" w:rsidRDefault="00A46795" w:rsidP="00A46795"/>
    <w:p w14:paraId="39669A6B" w14:textId="77777777" w:rsidR="00A46795" w:rsidRPr="005A5C43" w:rsidRDefault="00A46795" w:rsidP="00A46795">
      <w:pPr>
        <w:rPr>
          <w:b/>
          <w:bCs/>
        </w:rPr>
      </w:pPr>
      <w:r w:rsidRPr="005A5C43">
        <w:rPr>
          <w:b/>
          <w:bCs/>
        </w:rPr>
        <w:t>&lt;Introduction&gt;</w:t>
      </w:r>
    </w:p>
    <w:p w14:paraId="3DA289B1" w14:textId="77777777" w:rsidR="00AC58BB" w:rsidRDefault="00360CD3" w:rsidP="00A46795">
      <w:r w:rsidRPr="00C12F42">
        <w:rPr>
          <w:rFonts w:hint="eastAsia"/>
          <w:b/>
          <w:bCs/>
        </w:rPr>
        <w:t>AI output</w:t>
      </w:r>
      <w:r>
        <w:rPr>
          <w:rFonts w:hint="eastAsia"/>
        </w:rPr>
        <w:t>:</w:t>
      </w:r>
      <w:r w:rsidR="00AC58BB">
        <w:rPr>
          <w:rFonts w:hint="eastAsia"/>
        </w:rPr>
        <w:t xml:space="preserve"> </w:t>
      </w:r>
      <w:r w:rsidR="00AC58BB">
        <w:t>The transition between paragraphs discussing ChatGPT's benefits and concerns lacks cohesion. After stating "Tsai et al. (2024) stated that under the supervision of teachers ChatGPT use brought about 'disproportionate improvement' in scores unreflective of students' true writing ability," immediately introduce the plagiarism concern rather than inserting a separate sentence about "these new developments cast the notion..." Revise to create a direct causal link: "This disproportionate improvement, unreflective of students' true writing ability, raises concerns about potential fraudulent behavior (Jarrah et al., 2023; Cotton et al., 2023), thereby casting academic plagiarism in second language writing in a new light."</w:t>
      </w:r>
    </w:p>
    <w:p w14:paraId="23024185" w14:textId="091225D2" w:rsidR="00A46795" w:rsidRDefault="00AC58BB" w:rsidP="00A46795">
      <w:r>
        <w:rPr>
          <w:rFonts w:ascii="Calibri" w:hAnsi="Calibri" w:cs="Calibri"/>
        </w:rPr>
        <w:t>→</w:t>
      </w:r>
      <w:r w:rsidR="00360CD3">
        <w:rPr>
          <w:rFonts w:hint="eastAsia"/>
        </w:rPr>
        <w:t xml:space="preserve"> </w:t>
      </w:r>
      <w:del w:id="124" w:author="Reviewer" w:date="2026-02-22T17:35:00Z" w16du:dateUtc="2026-02-22T17:35:00Z">
        <w:r w:rsidR="00A46795" w:rsidDel="00BD5664">
          <w:delText>The transition between p</w:delText>
        </w:r>
      </w:del>
      <w:ins w:id="125" w:author="Reviewer" w:date="2026-02-22T17:35:00Z" w16du:dateUtc="2026-02-22T17:35:00Z">
        <w:r w:rsidR="00BD5664">
          <w:rPr>
            <w:rFonts w:hint="eastAsia"/>
          </w:rPr>
          <w:t>P</w:t>
        </w:r>
      </w:ins>
      <w:r w:rsidR="00A46795">
        <w:t xml:space="preserve">aragraphs discussing ChatGPT's benefits and concerns </w:t>
      </w:r>
      <w:del w:id="126" w:author="Reviewer" w:date="2026-02-22T17:36:00Z" w16du:dateUtc="2026-02-22T17:36:00Z">
        <w:r w:rsidR="00A46795" w:rsidDel="00BD5664">
          <w:delText xml:space="preserve">lacks </w:delText>
        </w:r>
      </w:del>
      <w:ins w:id="127" w:author="Reviewer" w:date="2026-02-22T17:36:00Z" w16du:dateUtc="2026-02-22T17:36:00Z">
        <w:r w:rsidR="00BD5664">
          <w:rPr>
            <w:rFonts w:hint="eastAsia"/>
          </w:rPr>
          <w:t>needs to be linked more coherently</w:t>
        </w:r>
      </w:ins>
      <w:del w:id="128" w:author="Reviewer" w:date="2026-02-22T17:36:00Z" w16du:dateUtc="2026-02-22T17:36:00Z">
        <w:r w:rsidR="00A46795" w:rsidDel="00BD5664">
          <w:delText>cohesion</w:delText>
        </w:r>
      </w:del>
      <w:r w:rsidR="00A46795">
        <w:t xml:space="preserve">. After stating "Tsai et al. (2024) stated that under the supervision of teachers ChatGPT use brought about 'disproportionate improvement' in scores unreflective of students' true writing ability," </w:t>
      </w:r>
      <w:ins w:id="129" w:author="Reviewer" w:date="2026-02-22T17:37:00Z" w16du:dateUtc="2026-02-22T17:37:00Z">
        <w:r w:rsidR="002D28AD">
          <w:rPr>
            <w:rFonts w:hint="eastAsia"/>
          </w:rPr>
          <w:t xml:space="preserve">it would be better to </w:t>
        </w:r>
      </w:ins>
      <w:r w:rsidR="00A46795">
        <w:t xml:space="preserve">immediately introduce </w:t>
      </w:r>
      <w:ins w:id="130" w:author="Reviewer" w:date="2026-02-22T17:37:00Z" w16du:dateUtc="2026-02-22T17:37:00Z">
        <w:r w:rsidR="002D28AD">
          <w:rPr>
            <w:rFonts w:hint="eastAsia"/>
          </w:rPr>
          <w:t xml:space="preserve">and elaborate on </w:t>
        </w:r>
      </w:ins>
      <w:r w:rsidR="00A46795">
        <w:t xml:space="preserve">the plagiarism concern rather than inserting a separate sentence about "these new developments cast the notion..." </w:t>
      </w:r>
      <w:del w:id="131" w:author="Reviewer" w:date="2026-02-22T17:38:00Z" w16du:dateUtc="2026-02-22T17:38:00Z">
        <w:r w:rsidR="00A46795" w:rsidDel="00AC58BB">
          <w:delText xml:space="preserve">Revise to create a direct causal link: "This disproportionate improvement, unreflective of students' true </w:delText>
        </w:r>
        <w:r w:rsidR="00A46795" w:rsidDel="00AC58BB">
          <w:lastRenderedPageBreak/>
          <w:delText>writing ability, raises concerns about potential fraudulent behavior (Jarrah et al., 2023; Cotton et al., 2023), thereby casting academic plagiarism in second language writing in a new light."</w:delText>
        </w:r>
      </w:del>
      <w:r w:rsidR="000350EC">
        <w:rPr>
          <w:rFonts w:hint="eastAsia"/>
        </w:rPr>
        <w:t xml:space="preserve"> </w:t>
      </w:r>
    </w:p>
    <w:p w14:paraId="2AE91FBB" w14:textId="77777777" w:rsidR="00AC58BB" w:rsidRDefault="00AC58BB" w:rsidP="00A46795"/>
    <w:p w14:paraId="4EEDCD79" w14:textId="0F520D1E" w:rsidR="008D5FD2" w:rsidRDefault="008D5FD2" w:rsidP="00A46795">
      <w:r>
        <w:rPr>
          <w:rFonts w:hint="eastAsia"/>
        </w:rPr>
        <w:t xml:space="preserve">2. </w:t>
      </w:r>
      <w:r>
        <w:t xml:space="preserve">"methods of plagiarism have included the use of Gen-AI chatbots (e.g., </w:t>
      </w:r>
      <w:proofErr w:type="spellStart"/>
      <w:r>
        <w:t>deepseek</w:t>
      </w:r>
      <w:proofErr w:type="spellEnd"/>
      <w:r>
        <w:t xml:space="preserve"> &amp; GPT 3.5), plus the concomitant use of AI-paraphrasing or humanizing tools (e.g., </w:t>
      </w:r>
      <w:proofErr w:type="spellStart"/>
      <w:r>
        <w:t>quillbot</w:t>
      </w:r>
      <w:proofErr w:type="spellEnd"/>
      <w:r>
        <w:t>) (Yan, 2003)."</w:t>
      </w:r>
      <w:r>
        <w:rPr>
          <w:rFonts w:hint="eastAsia"/>
        </w:rPr>
        <w:t xml:space="preserve"> </w:t>
      </w:r>
      <w:r>
        <w:rPr>
          <w:rFonts w:ascii="Calibri" w:hAnsi="Calibri" w:cs="Calibri"/>
        </w:rPr>
        <w:t>→</w:t>
      </w:r>
      <w:r>
        <w:rPr>
          <w:rFonts w:hint="eastAsia"/>
        </w:rPr>
        <w:t xml:space="preserve"> Yan (2023)</w:t>
      </w:r>
    </w:p>
    <w:p w14:paraId="6D3970DD" w14:textId="77777777" w:rsidR="008D5FD2" w:rsidRDefault="008D5FD2" w:rsidP="00A46795"/>
    <w:p w14:paraId="28984B02" w14:textId="69638B6F" w:rsidR="00A46795" w:rsidRPr="00AC58BB" w:rsidRDefault="00A46795" w:rsidP="00A46795">
      <w:pPr>
        <w:rPr>
          <w:b/>
          <w:bCs/>
        </w:rPr>
      </w:pPr>
      <w:r w:rsidRPr="00AC58BB">
        <w:rPr>
          <w:b/>
          <w:bCs/>
        </w:rPr>
        <w:t>&lt;Literature Review&gt;</w:t>
      </w:r>
    </w:p>
    <w:p w14:paraId="75824E56" w14:textId="6DD488CB" w:rsidR="00A46795" w:rsidRDefault="00360CD3" w:rsidP="00A46795">
      <w:r w:rsidRPr="00C12F42">
        <w:rPr>
          <w:rFonts w:hint="eastAsia"/>
          <w:b/>
          <w:bCs/>
        </w:rPr>
        <w:t>AI output</w:t>
      </w:r>
      <w:r>
        <w:rPr>
          <w:rFonts w:hint="eastAsia"/>
        </w:rPr>
        <w:t xml:space="preserve">: </w:t>
      </w:r>
      <w:r w:rsidR="00A46795">
        <w:t xml:space="preserve">1. Section 2.2 contains a critical citation error: "methods of plagiarism have included the use of Gen-AI chatbots (e.g., </w:t>
      </w:r>
      <w:proofErr w:type="spellStart"/>
      <w:r w:rsidR="00A46795">
        <w:t>deepseek</w:t>
      </w:r>
      <w:proofErr w:type="spellEnd"/>
      <w:r w:rsidR="00A46795">
        <w:t xml:space="preserve"> &amp; GPT 3.5), plus the concomitant use of AI-paraphrasing or humanizing tools (e.g., </w:t>
      </w:r>
      <w:proofErr w:type="spellStart"/>
      <w:r w:rsidR="00A46795">
        <w:t>quillbot</w:t>
      </w:r>
      <w:proofErr w:type="spellEnd"/>
      <w:r w:rsidR="00A46795">
        <w:t>) (Yan, 2003)." The Yan citation year (2003) is impossible for discussing contemporary Gen-AI tools; the reference list shows Yan (2023). Correct all instances of "Yan, 2003" to "Yan, 2023" throughout the manuscript.</w:t>
      </w:r>
    </w:p>
    <w:p w14:paraId="23042571" w14:textId="602A7E4A" w:rsidR="00A46795" w:rsidRDefault="000350EC" w:rsidP="00A46795">
      <w:r>
        <w:rPr>
          <w:rFonts w:ascii="Calibri" w:hAnsi="Calibri" w:cs="Calibri"/>
        </w:rPr>
        <w:t>→</w:t>
      </w:r>
      <w:r>
        <w:rPr>
          <w:rFonts w:hint="eastAsia"/>
        </w:rPr>
        <w:t xml:space="preserve"> </w:t>
      </w:r>
      <w:r>
        <w:t xml:space="preserve">Section 2.2 </w:t>
      </w:r>
      <w:del w:id="132" w:author="Reviewer" w:date="2026-02-22T17:41:00Z" w16du:dateUtc="2026-02-22T17:41:00Z">
        <w:r w:rsidDel="006D7BD6">
          <w:delText>contains</w:delText>
        </w:r>
      </w:del>
      <w:ins w:id="133" w:author="Reviewer" w:date="2026-02-22T17:43:00Z" w16du:dateUtc="2026-02-22T17:43:00Z">
        <w:r w:rsidR="008D5FD2">
          <w:rPr>
            <w:rFonts w:hint="eastAsia"/>
          </w:rPr>
          <w:t xml:space="preserve">also </w:t>
        </w:r>
      </w:ins>
      <w:ins w:id="134" w:author="Reviewer" w:date="2026-02-22T17:41:00Z" w16du:dateUtc="2026-02-22T17:41:00Z">
        <w:r w:rsidR="006D7BD6">
          <w:rPr>
            <w:rFonts w:hint="eastAsia"/>
          </w:rPr>
          <w:t>includes</w:t>
        </w:r>
      </w:ins>
      <w:del w:id="135" w:author="Reviewer" w:date="2026-02-22T17:41:00Z" w16du:dateUtc="2026-02-22T17:41:00Z">
        <w:r w:rsidDel="006D7BD6">
          <w:delText xml:space="preserve"> </w:delText>
        </w:r>
      </w:del>
      <w:ins w:id="136" w:author="Reviewer" w:date="2026-02-22T17:41:00Z" w16du:dateUtc="2026-02-22T17:41:00Z">
        <w:r w:rsidR="006D7BD6">
          <w:t xml:space="preserve"> </w:t>
        </w:r>
      </w:ins>
      <w:r>
        <w:t>a critical citation error: The Yan</w:t>
      </w:r>
      <w:ins w:id="137" w:author="Reviewer" w:date="2026-02-22T17:43:00Z" w16du:dateUtc="2026-02-22T17:43:00Z">
        <w:r w:rsidR="008D5FD2">
          <w:t>’</w:t>
        </w:r>
        <w:r w:rsidR="008D5FD2">
          <w:rPr>
            <w:rFonts w:hint="eastAsia"/>
          </w:rPr>
          <w:t>s</w:t>
        </w:r>
      </w:ins>
      <w:r>
        <w:t xml:space="preserve"> citation year (2003) </w:t>
      </w:r>
      <w:ins w:id="138" w:author="Reviewer" w:date="2026-02-22T17:43:00Z" w16du:dateUtc="2026-02-22T17:43:00Z">
        <w:r w:rsidR="008D5FD2">
          <w:rPr>
            <w:rFonts w:hint="eastAsia"/>
          </w:rPr>
          <w:t>should be 2023.</w:t>
        </w:r>
      </w:ins>
      <w:del w:id="139" w:author="Reviewer" w:date="2026-02-22T17:43:00Z" w16du:dateUtc="2026-02-22T17:43:00Z">
        <w:r w:rsidDel="00B23F7D">
          <w:delText>is impossible for discussing contemporary Gen-AI tools; the reference list shows Yan (2023).</w:delText>
        </w:r>
      </w:del>
      <w:r>
        <w:t xml:space="preserve"> Correct all instances of "Yan, 2003" to "Yan, 2023" throughout the manuscript.</w:t>
      </w:r>
    </w:p>
    <w:p w14:paraId="20B7EFC4" w14:textId="77777777" w:rsidR="006B13CC" w:rsidRDefault="006B13CC" w:rsidP="00A46795">
      <w:pPr>
        <w:rPr>
          <w:b/>
          <w:bCs/>
        </w:rPr>
      </w:pPr>
    </w:p>
    <w:p w14:paraId="711D1E9D" w14:textId="21D5C374" w:rsidR="00A46795" w:rsidRDefault="00360CD3" w:rsidP="00A46795">
      <w:r w:rsidRPr="00C12F42">
        <w:rPr>
          <w:rFonts w:hint="eastAsia"/>
          <w:b/>
          <w:bCs/>
        </w:rPr>
        <w:t>AI output</w:t>
      </w:r>
      <w:r>
        <w:rPr>
          <w:rFonts w:hint="eastAsia"/>
        </w:rPr>
        <w:t xml:space="preserve">: </w:t>
      </w:r>
      <w:r w:rsidR="00A46795">
        <w:t>2. In section 2.7, the research gap statement contains spacing artifacts ("</w:t>
      </w:r>
      <w:proofErr w:type="spellStart"/>
      <w:r w:rsidR="00A46795">
        <w:t>buildin</w:t>
      </w:r>
      <w:proofErr w:type="spellEnd"/>
      <w:r w:rsidR="00A46795">
        <w:t xml:space="preserve"> g on their own situated knowledge (</w:t>
      </w:r>
      <w:proofErr w:type="gramStart"/>
      <w:r w:rsidR="00A46795">
        <w:t>Lave,&amp;</w:t>
      </w:r>
      <w:proofErr w:type="gramEnd"/>
      <w:r w:rsidR="00A46795">
        <w:t xml:space="preserve"> Wenge r, 1991)") that disrupt readability and professionalism. Correct all author names in citations to remove inserted spaces (e.g., "Wenger" not "Wenge r") and ensure consistent punctuation around ampersands in citations.</w:t>
      </w:r>
    </w:p>
    <w:p w14:paraId="052C6094" w14:textId="3FFA368A" w:rsidR="00A46795" w:rsidRDefault="000350EC" w:rsidP="00A46795">
      <w:r>
        <w:rPr>
          <w:rFonts w:ascii="Calibri" w:hAnsi="Calibri" w:cs="Calibri"/>
        </w:rPr>
        <w:t>→</w:t>
      </w:r>
      <w:r>
        <w:rPr>
          <w:rFonts w:hint="eastAsia"/>
        </w:rPr>
        <w:t xml:space="preserve"> </w:t>
      </w:r>
      <w:del w:id="140" w:author="Reviewer" w:date="2026-02-22T17:45:00Z" w16du:dateUtc="2026-02-22T17:45:00Z">
        <w:r w:rsidDel="00905EBD">
          <w:delText>In section 2.7, the research gap statement contains spacing artifacts ("buildin g on their own situated knowledge (</w:delText>
        </w:r>
      </w:del>
      <w:ins w:id="141" w:author="Reviewer" w:date="2026-02-22T17:45:00Z" w16du:dateUtc="2026-02-22T17:45:00Z">
        <w:r w:rsidR="00905EBD">
          <w:rPr>
            <w:rFonts w:hint="eastAsia"/>
          </w:rPr>
          <w:t>There are some typos such as (</w:t>
        </w:r>
      </w:ins>
      <w:r>
        <w:t>Lave,</w:t>
      </w:r>
      <w:ins w:id="142" w:author="Reviewer" w:date="2026-02-22T17:46:00Z" w16du:dateUtc="2026-02-22T17:46:00Z">
        <w:r w:rsidR="00EE2BE5">
          <w:rPr>
            <w:rFonts w:hint="eastAsia"/>
          </w:rPr>
          <w:t xml:space="preserve"> </w:t>
        </w:r>
      </w:ins>
      <w:r>
        <w:t>&amp; Wenge r, 1991)</w:t>
      </w:r>
      <w:del w:id="143" w:author="Reviewer" w:date="2026-02-22T17:46:00Z" w16du:dateUtc="2026-02-22T17:46:00Z">
        <w:r w:rsidDel="00EE2BE5">
          <w:delText>") that disrupt readability and professionalism. Correct all author names in citations to remove inserted spaces (e.g., "Wenger" not "Wenge r") and ensure consistent punctuation around ampersands in citations</w:delText>
        </w:r>
      </w:del>
      <w:r>
        <w:t>.</w:t>
      </w:r>
    </w:p>
    <w:p w14:paraId="0F70D3F4" w14:textId="77777777" w:rsidR="00EE2BE5" w:rsidRDefault="00EE2BE5" w:rsidP="00A46795">
      <w:pPr>
        <w:rPr>
          <w:ins w:id="144" w:author="Reviewer" w:date="2026-02-22T17:46:00Z" w16du:dateUtc="2026-02-22T17:46:00Z"/>
        </w:rPr>
      </w:pPr>
    </w:p>
    <w:p w14:paraId="1281C4D7" w14:textId="37D8B3A7" w:rsidR="00A46795" w:rsidRPr="004E3008" w:rsidRDefault="00A46795" w:rsidP="00A46795">
      <w:pPr>
        <w:rPr>
          <w:b/>
          <w:bCs/>
        </w:rPr>
      </w:pPr>
      <w:r w:rsidRPr="004E3008">
        <w:rPr>
          <w:b/>
          <w:bCs/>
        </w:rPr>
        <w:t>&lt;Methodology&gt;</w:t>
      </w:r>
    </w:p>
    <w:p w14:paraId="176932FE" w14:textId="03C77501" w:rsidR="00A46795" w:rsidRDefault="00360CD3" w:rsidP="00A46795">
      <w:r w:rsidRPr="00C12F42">
        <w:rPr>
          <w:rFonts w:hint="eastAsia"/>
          <w:b/>
          <w:bCs/>
        </w:rPr>
        <w:t>AI output</w:t>
      </w:r>
      <w:r>
        <w:rPr>
          <w:rFonts w:hint="eastAsia"/>
        </w:rPr>
        <w:t xml:space="preserve">: </w:t>
      </w:r>
      <w:r w:rsidR="00A46795">
        <w:t>1. The description of baseline data comparison lacks methodological precision. The phrase "previously written in-classroom essay assessments... acted as baseline data, benchmarked as generally indicative of these students' true writing ability" requires operationalization. Specify: (a) the temporal proximity between baseline essays and literature reviews, (b) the word count/genre similarity between baseline and target assignments, and (c) the explicit criteria used to determine "deviant" writing beyond subjective judgment. Add a brief subsection titled "Baseline Writing Assessment Criteria" to detail these parameters.</w:t>
      </w:r>
    </w:p>
    <w:p w14:paraId="39D5E74E" w14:textId="5D02AAFB" w:rsidR="00A46795" w:rsidRDefault="000350EC" w:rsidP="00A46795">
      <w:r>
        <w:rPr>
          <w:rFonts w:ascii="Calibri" w:hAnsi="Calibri" w:cs="Calibri"/>
        </w:rPr>
        <w:t>→</w:t>
      </w:r>
      <w:r>
        <w:rPr>
          <w:rFonts w:hint="eastAsia"/>
        </w:rPr>
        <w:t xml:space="preserve"> </w:t>
      </w:r>
      <w:r>
        <w:t xml:space="preserve">The description of baseline data comparison </w:t>
      </w:r>
      <w:del w:id="145" w:author="Reviewer" w:date="2026-02-22T18:14:00Z" w16du:dateUtc="2026-02-22T18:14:00Z">
        <w:r w:rsidDel="00C818EF">
          <w:delText xml:space="preserve">lacks </w:delText>
        </w:r>
      </w:del>
      <w:ins w:id="146" w:author="Reviewer" w:date="2026-02-22T18:14:00Z" w16du:dateUtc="2026-02-22T18:14:00Z">
        <w:r w:rsidR="00C818EF">
          <w:rPr>
            <w:rFonts w:hint="eastAsia"/>
          </w:rPr>
          <w:t>needs elaboration</w:t>
        </w:r>
      </w:ins>
      <w:del w:id="147" w:author="Reviewer" w:date="2026-02-22T18:14:00Z" w16du:dateUtc="2026-02-22T18:14:00Z">
        <w:r w:rsidDel="00C818EF">
          <w:delText>methodological precision</w:delText>
        </w:r>
      </w:del>
      <w:r>
        <w:t xml:space="preserve">. The phrase "previously written in-classroom essay assessments... acted as baseline data, benchmarked as </w:t>
      </w:r>
      <w:r>
        <w:lastRenderedPageBreak/>
        <w:t xml:space="preserve">generally indicative of these students' true writing ability" requires </w:t>
      </w:r>
      <w:ins w:id="148" w:author="Reviewer" w:date="2026-02-22T18:14:00Z" w16du:dateUtc="2026-02-22T18:14:00Z">
        <w:r w:rsidR="00C818EF">
          <w:rPr>
            <w:rFonts w:hint="eastAsia"/>
          </w:rPr>
          <w:t xml:space="preserve">a specific way of </w:t>
        </w:r>
      </w:ins>
      <w:r>
        <w:t xml:space="preserve">operationalization. </w:t>
      </w:r>
      <w:ins w:id="149" w:author="Reviewer" w:date="2026-02-22T18:14:00Z" w16du:dateUtc="2026-02-22T18:14:00Z">
        <w:r w:rsidR="00C818EF">
          <w:rPr>
            <w:rFonts w:hint="eastAsia"/>
          </w:rPr>
          <w:t xml:space="preserve">Please </w:t>
        </w:r>
      </w:ins>
      <w:del w:id="150" w:author="Reviewer" w:date="2026-02-22T18:14:00Z" w16du:dateUtc="2026-02-22T18:14:00Z">
        <w:r w:rsidDel="00C818EF">
          <w:delText>Specify</w:delText>
        </w:r>
      </w:del>
      <w:ins w:id="151" w:author="Reviewer" w:date="2026-02-22T18:14:00Z" w16du:dateUtc="2026-02-22T18:14:00Z">
        <w:r w:rsidR="00C818EF">
          <w:rPr>
            <w:rFonts w:hint="eastAsia"/>
          </w:rPr>
          <w:t>elaborate on</w:t>
        </w:r>
      </w:ins>
      <w:del w:id="152" w:author="Reviewer" w:date="2026-02-22T18:14:00Z" w16du:dateUtc="2026-02-22T18:14:00Z">
        <w:r w:rsidDel="00C818EF">
          <w:delText>:</w:delText>
        </w:r>
      </w:del>
      <w:r>
        <w:t xml:space="preserve"> (</w:t>
      </w:r>
      <w:del w:id="153" w:author="Reviewer" w:date="2026-02-22T18:23:00Z" w16du:dateUtc="2026-02-22T18:23:00Z">
        <w:r w:rsidDel="00347B5B">
          <w:delText>a</w:delText>
        </w:r>
      </w:del>
      <w:ins w:id="154" w:author="Reviewer" w:date="2026-02-22T18:23:00Z" w16du:dateUtc="2026-02-22T18:23:00Z">
        <w:r w:rsidR="00347B5B">
          <w:rPr>
            <w:rFonts w:hint="eastAsia"/>
          </w:rPr>
          <w:t>1</w:t>
        </w:r>
      </w:ins>
      <w:r>
        <w:t xml:space="preserve">) the temporal </w:t>
      </w:r>
      <w:del w:id="155" w:author="Reviewer" w:date="2026-02-22T18:23:00Z" w16du:dateUtc="2026-02-22T18:23:00Z">
        <w:r w:rsidDel="00A54461">
          <w:delText xml:space="preserve">proximity </w:delText>
        </w:r>
      </w:del>
      <w:ins w:id="156" w:author="Reviewer" w:date="2026-02-22T18:23:00Z" w16du:dateUtc="2026-02-22T18:23:00Z">
        <w:r w:rsidR="00347B5B">
          <w:rPr>
            <w:rFonts w:hint="eastAsia"/>
          </w:rPr>
          <w:t>interval</w:t>
        </w:r>
        <w:r w:rsidR="00A54461">
          <w:t xml:space="preserve"> </w:t>
        </w:r>
      </w:ins>
      <w:r>
        <w:t xml:space="preserve">between baseline </w:t>
      </w:r>
      <w:del w:id="157" w:author="Reviewer" w:date="2026-02-22T18:23:00Z" w16du:dateUtc="2026-02-22T18:23:00Z">
        <w:r w:rsidDel="00347B5B">
          <w:delText xml:space="preserve">essays </w:delText>
        </w:r>
      </w:del>
      <w:ins w:id="158" w:author="Reviewer" w:date="2026-02-22T18:23:00Z" w16du:dateUtc="2026-02-22T18:23:00Z">
        <w:r w:rsidR="00347B5B">
          <w:t>essay</w:t>
        </w:r>
        <w:r w:rsidR="00347B5B">
          <w:rPr>
            <w:rFonts w:hint="eastAsia"/>
          </w:rPr>
          <w:t xml:space="preserve"> tasks</w:t>
        </w:r>
        <w:r w:rsidR="00347B5B">
          <w:t xml:space="preserve"> </w:t>
        </w:r>
      </w:ins>
      <w:r>
        <w:t>and literature reviews, (</w:t>
      </w:r>
      <w:del w:id="159" w:author="Reviewer" w:date="2026-02-22T18:23:00Z" w16du:dateUtc="2026-02-22T18:23:00Z">
        <w:r w:rsidDel="00347B5B">
          <w:delText>b</w:delText>
        </w:r>
      </w:del>
      <w:ins w:id="160" w:author="Reviewer" w:date="2026-02-22T18:23:00Z" w16du:dateUtc="2026-02-22T18:23:00Z">
        <w:r w:rsidR="00347B5B">
          <w:rPr>
            <w:rFonts w:hint="eastAsia"/>
          </w:rPr>
          <w:t>2</w:t>
        </w:r>
      </w:ins>
      <w:r>
        <w:t xml:space="preserve">) the word count/genre similarity between baseline and target assignments, and (c) the </w:t>
      </w:r>
      <w:del w:id="161" w:author="Reviewer" w:date="2026-02-22T18:23:00Z" w16du:dateUtc="2026-02-22T18:23:00Z">
        <w:r w:rsidDel="00347B5B">
          <w:delText xml:space="preserve">explicit </w:delText>
        </w:r>
      </w:del>
      <w:r>
        <w:t>criteria used to determine "deviant" writing beyond subjective judgment.</w:t>
      </w:r>
      <w:del w:id="162" w:author="Reviewer" w:date="2026-02-22T18:24:00Z" w16du:dateUtc="2026-02-22T18:24:00Z">
        <w:r w:rsidDel="007E45A6">
          <w:delText xml:space="preserve"> Add a brief subsection titled "Baseline Writing Assessment Criteria" to detail these parameters.</w:delText>
        </w:r>
      </w:del>
    </w:p>
    <w:p w14:paraId="5E177B8B" w14:textId="15E049FC" w:rsidR="00A46795" w:rsidRDefault="00360CD3" w:rsidP="00A46795">
      <w:r w:rsidRPr="00C12F42">
        <w:rPr>
          <w:rFonts w:hint="eastAsia"/>
          <w:b/>
          <w:bCs/>
        </w:rPr>
        <w:t>AI output</w:t>
      </w:r>
      <w:r>
        <w:rPr>
          <w:rFonts w:hint="eastAsia"/>
        </w:rPr>
        <w:t xml:space="preserve">: </w:t>
      </w:r>
      <w:r w:rsidR="00A46795">
        <w:t xml:space="preserve">2. Figure 1 is referenced but its description lacks sufficient detail for readers to understand the analytical procedure. Instead of "completed in three interim stages," provide a concise visual description within the text: "Stage 1: Initial marking using analytic criteria (content, organization, task achievement, language) with Turnitin similarity indices noted; Stage 2: Color-coding of AI-suspected segments against baseline essays; Stage 3: Qualitative </w:t>
      </w:r>
      <w:proofErr w:type="gramStart"/>
      <w:r w:rsidR="00A46795">
        <w:t>note-taking</w:t>
      </w:r>
      <w:proofErr w:type="gramEnd"/>
      <w:r w:rsidR="00A46795">
        <w:t xml:space="preserve"> on patterns from highlighted segments." Consider adding this as a table if the figure cannot be included in initial submission.</w:t>
      </w:r>
    </w:p>
    <w:p w14:paraId="45EB6607" w14:textId="5D79C96E" w:rsidR="00A46795" w:rsidRDefault="000350EC" w:rsidP="00A46795">
      <w:r>
        <w:rPr>
          <w:rFonts w:ascii="Calibri" w:hAnsi="Calibri" w:cs="Calibri"/>
        </w:rPr>
        <w:t>→</w:t>
      </w:r>
      <w:r>
        <w:rPr>
          <w:rFonts w:hint="eastAsia"/>
        </w:rPr>
        <w:t xml:space="preserve"> </w:t>
      </w:r>
      <w:ins w:id="163" w:author="Reviewer" w:date="2026-02-22T18:25:00Z" w16du:dateUtc="2026-02-22T18:25:00Z">
        <w:r w:rsidR="00A16DD2">
          <w:rPr>
            <w:rFonts w:hint="eastAsia"/>
          </w:rPr>
          <w:t xml:space="preserve">For data analysis, </w:t>
        </w:r>
      </w:ins>
      <w:r>
        <w:t xml:space="preserve">Figure 1 is referenced but its description </w:t>
      </w:r>
      <w:ins w:id="164" w:author="Reviewer" w:date="2026-02-22T18:25:00Z" w16du:dateUtc="2026-02-22T18:25:00Z">
        <w:r w:rsidR="00A16DD2">
          <w:rPr>
            <w:rFonts w:hint="eastAsia"/>
          </w:rPr>
          <w:t xml:space="preserve">needs elaboration </w:t>
        </w:r>
      </w:ins>
      <w:del w:id="165" w:author="Reviewer" w:date="2026-02-22T18:25:00Z" w16du:dateUtc="2026-02-22T18:25:00Z">
        <w:r w:rsidDel="00A16DD2">
          <w:delText xml:space="preserve">lacks sufficient detail </w:delText>
        </w:r>
      </w:del>
      <w:r>
        <w:t xml:space="preserve">for readers to understand the analytical procedure. </w:t>
      </w:r>
      <w:ins w:id="166" w:author="Reviewer" w:date="2026-02-22T18:25:00Z" w16du:dateUtc="2026-02-22T18:25:00Z">
        <w:r w:rsidR="00A16DD2">
          <w:rPr>
            <w:rFonts w:hint="eastAsia"/>
          </w:rPr>
          <w:t xml:space="preserve">Please provide a little more detailed explanation on </w:t>
        </w:r>
      </w:ins>
      <w:del w:id="167" w:author="Reviewer" w:date="2026-02-22T18:26:00Z" w16du:dateUtc="2026-02-22T18:26:00Z">
        <w:r w:rsidDel="00A16DD2">
          <w:delText xml:space="preserve">Instead of </w:delText>
        </w:r>
      </w:del>
      <w:r>
        <w:t>"completed in three interim stages,"</w:t>
      </w:r>
      <w:ins w:id="168" w:author="Reviewer" w:date="2026-02-22T18:26:00Z" w16du:dateUtc="2026-02-22T18:26:00Z">
        <w:r w:rsidR="00A16DD2">
          <w:rPr>
            <w:rFonts w:hint="eastAsia"/>
          </w:rPr>
          <w:t>.</w:t>
        </w:r>
      </w:ins>
      <w:del w:id="169" w:author="Reviewer" w:date="2026-02-22T18:26:00Z" w16du:dateUtc="2026-02-22T18:26:00Z">
        <w:r w:rsidDel="00A16DD2">
          <w:delText xml:space="preserve"> provide a concise visual description within the text: "Stage 1: Initial marking using analytic criteria (content, organization, task achievement, language) with Turnitin similarity indices noted; Stage 2: Color-coding of AI-suspected segments against baseline essays; Stage 3: Qualitative note-taking on patterns from highlighted segments." Consider adding this as a table if the figure cannot be included in initial submission.</w:delText>
        </w:r>
      </w:del>
    </w:p>
    <w:p w14:paraId="3BC5C17A" w14:textId="77777777" w:rsidR="000350EC" w:rsidRDefault="000350EC" w:rsidP="00A46795"/>
    <w:p w14:paraId="72B5EEE9" w14:textId="77777777" w:rsidR="00A46795" w:rsidRPr="004E3008" w:rsidRDefault="00A46795" w:rsidP="00A46795">
      <w:pPr>
        <w:rPr>
          <w:b/>
          <w:bCs/>
        </w:rPr>
      </w:pPr>
      <w:r w:rsidRPr="004E3008">
        <w:rPr>
          <w:b/>
          <w:bCs/>
        </w:rPr>
        <w:t>&lt;Results&gt;</w:t>
      </w:r>
    </w:p>
    <w:p w14:paraId="489B4EB7" w14:textId="5882F8E0" w:rsidR="00A46795" w:rsidRDefault="00360CD3" w:rsidP="00A46795">
      <w:r w:rsidRPr="00C12F42">
        <w:rPr>
          <w:rFonts w:hint="eastAsia"/>
          <w:b/>
          <w:bCs/>
        </w:rPr>
        <w:t>AI output</w:t>
      </w:r>
      <w:r>
        <w:rPr>
          <w:rFonts w:hint="eastAsia"/>
        </w:rPr>
        <w:t xml:space="preserve">: </w:t>
      </w:r>
      <w:r w:rsidR="00A46795">
        <w:t>1. Table 2 lacks proper formatting and quantitative specificity. The current presentation with bullet points under an incomplete header fails to convey the distribution of the 44 in-text citation errors across the 15 literature reviews. Reconstruct Table 2 to show: (a) error type, (b) frequency count, (c) percentage of total errors, and (d) number of LRs exhibiting each error type. For example: "big chunks of text excluding academic reference: n=10 errors (22.7%), appearing in 8/15 LRs."</w:t>
      </w:r>
    </w:p>
    <w:p w14:paraId="092795E1" w14:textId="32BA3B01" w:rsidR="00A46795" w:rsidRDefault="000350EC" w:rsidP="00A46795">
      <w:r>
        <w:rPr>
          <w:rFonts w:ascii="Calibri" w:hAnsi="Calibri" w:cs="Calibri"/>
        </w:rPr>
        <w:t>→</w:t>
      </w:r>
      <w:r>
        <w:rPr>
          <w:rFonts w:hint="eastAsia"/>
        </w:rPr>
        <w:t xml:space="preserve"> </w:t>
      </w:r>
      <w:ins w:id="170" w:author="Reviewer" w:date="2026-02-22T18:35:00Z" w16du:dateUtc="2026-02-22T18:35:00Z">
        <w:r w:rsidR="00744E7A">
          <w:rPr>
            <w:rFonts w:hint="eastAsia"/>
          </w:rPr>
          <w:t xml:space="preserve">Table 1 looks ill-formatted, as there is no information under the first column. Also, </w:t>
        </w:r>
      </w:ins>
      <w:r>
        <w:t xml:space="preserve">Table 2 lacks proper formatting and quantitative </w:t>
      </w:r>
      <w:del w:id="171" w:author="Reviewer" w:date="2026-02-22T18:32:00Z" w16du:dateUtc="2026-02-22T18:32:00Z">
        <w:r w:rsidDel="003810C0">
          <w:delText>specificity</w:delText>
        </w:r>
      </w:del>
      <w:ins w:id="172" w:author="Reviewer" w:date="2026-02-22T18:32:00Z" w16du:dateUtc="2026-02-22T18:32:00Z">
        <w:r w:rsidR="003810C0">
          <w:rPr>
            <w:rFonts w:hint="eastAsia"/>
          </w:rPr>
          <w:t>information</w:t>
        </w:r>
      </w:ins>
      <w:r>
        <w:t xml:space="preserve">. The current </w:t>
      </w:r>
      <w:del w:id="173" w:author="Reviewer" w:date="2026-02-22T18:32:00Z" w16du:dateUtc="2026-02-22T18:32:00Z">
        <w:r w:rsidDel="003810C0">
          <w:delText xml:space="preserve">presentation </w:delText>
        </w:r>
      </w:del>
      <w:ins w:id="174" w:author="Reviewer" w:date="2026-02-22T18:32:00Z" w16du:dateUtc="2026-02-22T18:32:00Z">
        <w:r w:rsidR="003810C0">
          <w:rPr>
            <w:rFonts w:hint="eastAsia"/>
          </w:rPr>
          <w:t>one</w:t>
        </w:r>
        <w:r w:rsidR="003810C0">
          <w:t xml:space="preserve"> </w:t>
        </w:r>
      </w:ins>
      <w:r>
        <w:t xml:space="preserve">with bullet points </w:t>
      </w:r>
      <w:del w:id="175" w:author="Reviewer" w:date="2026-02-22T18:32:00Z" w16du:dateUtc="2026-02-22T18:32:00Z">
        <w:r w:rsidDel="00CC49C2">
          <w:delText xml:space="preserve">under an incomplete header fails </w:delText>
        </w:r>
      </w:del>
      <w:ins w:id="176" w:author="Reviewer" w:date="2026-02-22T18:32:00Z" w16du:dateUtc="2026-02-22T18:32:00Z">
        <w:r w:rsidR="00CC49C2">
          <w:rPr>
            <w:rFonts w:hint="eastAsia"/>
          </w:rPr>
          <w:t xml:space="preserve">does not have a header, failing </w:t>
        </w:r>
      </w:ins>
      <w:r>
        <w:t xml:space="preserve">to </w:t>
      </w:r>
      <w:del w:id="177" w:author="Reviewer" w:date="2026-02-22T18:33:00Z" w16du:dateUtc="2026-02-22T18:33:00Z">
        <w:r w:rsidDel="00CC49C2">
          <w:delText xml:space="preserve">convey </w:delText>
        </w:r>
      </w:del>
      <w:ins w:id="178" w:author="Reviewer" w:date="2026-02-22T18:33:00Z" w16du:dateUtc="2026-02-22T18:33:00Z">
        <w:r w:rsidR="00CC49C2">
          <w:rPr>
            <w:rFonts w:hint="eastAsia"/>
          </w:rPr>
          <w:t xml:space="preserve">offer </w:t>
        </w:r>
      </w:ins>
      <w:r>
        <w:t>the distribution of the 44 in-text citation errors</w:t>
      </w:r>
      <w:del w:id="179" w:author="Reviewer" w:date="2026-02-22T18:33:00Z" w16du:dateUtc="2026-02-22T18:33:00Z">
        <w:r w:rsidDel="00CC49C2">
          <w:delText xml:space="preserve"> across the 15 literature reviews</w:delText>
        </w:r>
      </w:del>
      <w:r>
        <w:t xml:space="preserve">. </w:t>
      </w:r>
      <w:del w:id="180" w:author="Reviewer" w:date="2026-02-22T18:33:00Z" w16du:dateUtc="2026-02-22T18:33:00Z">
        <w:r w:rsidDel="00CC49C2">
          <w:delText xml:space="preserve">Reconstruct </w:delText>
        </w:r>
      </w:del>
      <w:ins w:id="181" w:author="Reviewer" w:date="2026-02-22T18:33:00Z" w16du:dateUtc="2026-02-22T18:33:00Z">
        <w:r w:rsidR="00CC49C2">
          <w:rPr>
            <w:rFonts w:hint="eastAsia"/>
          </w:rPr>
          <w:t xml:space="preserve">Re-draw </w:t>
        </w:r>
      </w:ins>
      <w:r>
        <w:t>Table 2 to show</w:t>
      </w:r>
      <w:del w:id="182" w:author="Reviewer" w:date="2026-02-22T18:33:00Z" w16du:dateUtc="2026-02-22T18:33:00Z">
        <w:r w:rsidDel="00CC49C2">
          <w:delText>:</w:delText>
        </w:r>
      </w:del>
      <w:r>
        <w:t xml:space="preserve"> (a) error type, (b) frequency count, (c) percentage of total errors, and (d) number of LRs </w:t>
      </w:r>
      <w:del w:id="183" w:author="Reviewer" w:date="2026-02-22T18:33:00Z" w16du:dateUtc="2026-02-22T18:33:00Z">
        <w:r w:rsidDel="00CC49C2">
          <w:delText xml:space="preserve">exhibiting </w:delText>
        </w:r>
      </w:del>
      <w:ins w:id="184" w:author="Reviewer" w:date="2026-02-22T18:33:00Z" w16du:dateUtc="2026-02-22T18:33:00Z">
        <w:r w:rsidR="00CC49C2">
          <w:rPr>
            <w:rFonts w:hint="eastAsia"/>
          </w:rPr>
          <w:t>showing</w:t>
        </w:r>
        <w:r w:rsidR="00CC49C2">
          <w:t xml:space="preserve"> </w:t>
        </w:r>
      </w:ins>
      <w:r>
        <w:t>each error type.</w:t>
      </w:r>
      <w:del w:id="185" w:author="Reviewer" w:date="2026-02-22T18:33:00Z" w16du:dateUtc="2026-02-22T18:33:00Z">
        <w:r w:rsidDel="00CC49C2">
          <w:delText xml:space="preserve"> For example: "big chunks of text excluding academic reference: n=10 errors (22.7%), appearing in 8/15 LRs."</w:delText>
        </w:r>
      </w:del>
    </w:p>
    <w:p w14:paraId="68DF176E" w14:textId="77777777" w:rsidR="000350EC" w:rsidRDefault="000350EC" w:rsidP="00A46795"/>
    <w:p w14:paraId="4EAD9295" w14:textId="33928949" w:rsidR="00A46795" w:rsidRDefault="00360CD3" w:rsidP="00A46795">
      <w:r w:rsidRPr="00C12F42">
        <w:rPr>
          <w:rFonts w:hint="eastAsia"/>
          <w:b/>
          <w:bCs/>
        </w:rPr>
        <w:t>AI output</w:t>
      </w:r>
      <w:r>
        <w:rPr>
          <w:rFonts w:hint="eastAsia"/>
        </w:rPr>
        <w:t xml:space="preserve">: </w:t>
      </w:r>
      <w:r w:rsidR="00A46795">
        <w:t xml:space="preserve">2. The cross-validation study described with Figure 2 requires methodological transparency. State explicitly how the "stratified-random" selection was performed: specify the stratification variables (grade bands), the randomization procedure, and the pre-AI/post-AI timeframes compared. Without these details, readers cannot assess whether paragraph size differences genuinely reflect AI influence </w:t>
      </w:r>
      <w:r w:rsidR="00A46795">
        <w:lastRenderedPageBreak/>
        <w:t>versus cohort or instructor effects.</w:t>
      </w:r>
    </w:p>
    <w:p w14:paraId="73DD40A8" w14:textId="4F576DC5" w:rsidR="00A46795" w:rsidRDefault="000350EC" w:rsidP="00A46795">
      <w:r>
        <w:rPr>
          <w:rFonts w:ascii="Calibri" w:hAnsi="Calibri" w:cs="Calibri"/>
        </w:rPr>
        <w:t>→</w:t>
      </w:r>
      <w:r>
        <w:rPr>
          <w:rFonts w:hint="eastAsia"/>
        </w:rPr>
        <w:t xml:space="preserve"> </w:t>
      </w:r>
      <w:r>
        <w:t xml:space="preserve">The cross-validation study described </w:t>
      </w:r>
      <w:del w:id="186" w:author="Reviewer" w:date="2026-02-22T21:32:00Z" w16du:dateUtc="2026-02-22T21:32:00Z">
        <w:r w:rsidDel="006D72CD">
          <w:delText xml:space="preserve">with </w:delText>
        </w:r>
      </w:del>
      <w:ins w:id="187" w:author="Reviewer" w:date="2026-02-22T21:32:00Z" w16du:dateUtc="2026-02-22T21:32:00Z">
        <w:r w:rsidR="006D72CD">
          <w:rPr>
            <w:rFonts w:hint="eastAsia"/>
          </w:rPr>
          <w:t>in</w:t>
        </w:r>
        <w:r w:rsidR="006D72CD">
          <w:t xml:space="preserve"> </w:t>
        </w:r>
      </w:ins>
      <w:r>
        <w:t xml:space="preserve">Figure 2 </w:t>
      </w:r>
      <w:del w:id="188" w:author="Reviewer" w:date="2026-02-22T21:32:00Z" w16du:dateUtc="2026-02-22T21:32:00Z">
        <w:r w:rsidDel="006D72CD">
          <w:delText xml:space="preserve">requires </w:delText>
        </w:r>
      </w:del>
      <w:ins w:id="189" w:author="Reviewer" w:date="2026-02-22T21:32:00Z" w16du:dateUtc="2026-02-22T21:32:00Z">
        <w:r w:rsidR="006D72CD">
          <w:rPr>
            <w:rFonts w:hint="eastAsia"/>
          </w:rPr>
          <w:t>needs</w:t>
        </w:r>
        <w:r w:rsidR="006D72CD">
          <w:t xml:space="preserve"> </w:t>
        </w:r>
        <w:r w:rsidR="00161957">
          <w:rPr>
            <w:rFonts w:hint="eastAsia"/>
          </w:rPr>
          <w:t xml:space="preserve">elaboration in </w:t>
        </w:r>
      </w:ins>
      <w:r>
        <w:t>methodolog</w:t>
      </w:r>
      <w:del w:id="190" w:author="Reviewer" w:date="2026-02-22T21:32:00Z" w16du:dateUtc="2026-02-22T21:32:00Z">
        <w:r w:rsidDel="00161957">
          <w:delText>ical transparenc</w:delText>
        </w:r>
      </w:del>
      <w:r>
        <w:t xml:space="preserve">y. </w:t>
      </w:r>
      <w:ins w:id="191" w:author="Reviewer" w:date="2026-02-22T21:33:00Z" w16du:dateUtc="2026-02-22T21:33:00Z">
        <w:r w:rsidR="00310488">
          <w:rPr>
            <w:rFonts w:hint="eastAsia"/>
          </w:rPr>
          <w:t xml:space="preserve">Please </w:t>
        </w:r>
      </w:ins>
      <w:del w:id="192" w:author="Reviewer" w:date="2026-02-22T21:33:00Z" w16du:dateUtc="2026-02-22T21:33:00Z">
        <w:r w:rsidDel="00310488">
          <w:delText xml:space="preserve">State </w:delText>
        </w:r>
      </w:del>
      <w:r>
        <w:t xml:space="preserve">explicitly </w:t>
      </w:r>
      <w:ins w:id="193" w:author="Reviewer" w:date="2026-02-22T21:33:00Z" w16du:dateUtc="2026-02-22T21:33:00Z">
        <w:r w:rsidR="00310488">
          <w:rPr>
            <w:rFonts w:hint="eastAsia"/>
          </w:rPr>
          <w:t xml:space="preserve">describe </w:t>
        </w:r>
      </w:ins>
      <w:r>
        <w:t xml:space="preserve">how the "stratified-random" selection was </w:t>
      </w:r>
      <w:del w:id="194" w:author="Reviewer" w:date="2026-02-22T21:33:00Z" w16du:dateUtc="2026-02-22T21:33:00Z">
        <w:r w:rsidDel="00310488">
          <w:delText>performed</w:delText>
        </w:r>
      </w:del>
      <w:ins w:id="195" w:author="Reviewer" w:date="2026-02-22T21:33:00Z" w16du:dateUtc="2026-02-22T21:33:00Z">
        <w:r w:rsidR="00310488">
          <w:rPr>
            <w:rFonts w:hint="eastAsia"/>
          </w:rPr>
          <w:t>implemented</w:t>
        </w:r>
        <w:r w:rsidR="006B5EC9">
          <w:rPr>
            <w:rFonts w:hint="eastAsia"/>
          </w:rPr>
          <w:t xml:space="preserve"> (page 10).</w:t>
        </w:r>
      </w:ins>
      <w:del w:id="196" w:author="Reviewer" w:date="2026-02-22T21:33:00Z" w16du:dateUtc="2026-02-22T21:33:00Z">
        <w:r w:rsidDel="006B5EC9">
          <w:delText>: specify the stratification variables (grade bands), the randomization procedure, and the pre-AI/post-AI timeframes compared. Without these details, readers cannot assess whether paragraph size differences genuinely reflect AI influence versus cohort or instructor effects.</w:delText>
        </w:r>
      </w:del>
    </w:p>
    <w:p w14:paraId="4237AB28" w14:textId="77777777" w:rsidR="004E3008" w:rsidRDefault="004E3008" w:rsidP="00A46795">
      <w:pPr>
        <w:rPr>
          <w:b/>
          <w:bCs/>
        </w:rPr>
      </w:pPr>
    </w:p>
    <w:p w14:paraId="0A0667C4" w14:textId="0970AA08" w:rsidR="00A46795" w:rsidRPr="004E3008" w:rsidRDefault="00A46795" w:rsidP="00A46795">
      <w:pPr>
        <w:rPr>
          <w:b/>
          <w:bCs/>
        </w:rPr>
      </w:pPr>
      <w:r w:rsidRPr="004E3008">
        <w:rPr>
          <w:b/>
          <w:bCs/>
        </w:rPr>
        <w:t>&lt;Discussion&gt;</w:t>
      </w:r>
    </w:p>
    <w:p w14:paraId="32C7920F" w14:textId="3F09D433" w:rsidR="00A46795" w:rsidRDefault="00F84787" w:rsidP="00A46795">
      <w:r w:rsidRPr="00C12F42">
        <w:rPr>
          <w:rFonts w:hint="eastAsia"/>
          <w:b/>
          <w:bCs/>
        </w:rPr>
        <w:t>AI output</w:t>
      </w:r>
      <w:r>
        <w:rPr>
          <w:rFonts w:hint="eastAsia"/>
        </w:rPr>
        <w:t xml:space="preserve">: </w:t>
      </w:r>
      <w:r w:rsidR="00A46795">
        <w:t xml:space="preserve">1. The introduction of "writer disengagement" as a key theoretical concept requires </w:t>
      </w:r>
      <w:proofErr w:type="gramStart"/>
      <w:r w:rsidR="00A46795">
        <w:t>stronger</w:t>
      </w:r>
      <w:proofErr w:type="gramEnd"/>
      <w:r w:rsidR="00A46795">
        <w:t xml:space="preserve"> theoretical grounding. While </w:t>
      </w:r>
      <w:proofErr w:type="spellStart"/>
      <w:r w:rsidR="00A46795">
        <w:t>Hınız</w:t>
      </w:r>
      <w:proofErr w:type="spellEnd"/>
      <w:r w:rsidR="00A46795">
        <w:t xml:space="preserve"> &amp; Çelik (2025) is cited, this concept needs explicit operational definition early in the discussion: specify its behavioral (e.g., minimal revision effort), linguistic (e.g., inconsistent style), and cognitive (e.g., superficial content engagement) dimensions as manifested in your data. Connect each dimension directly to your empirical findings rather than presenting it primarily as an interpretive lens applied post hoc.</w:t>
      </w:r>
    </w:p>
    <w:p w14:paraId="2D3B2AB5" w14:textId="0178C78A" w:rsidR="00A46795" w:rsidRDefault="000350EC" w:rsidP="00A46795">
      <w:r>
        <w:rPr>
          <w:rFonts w:ascii="Calibri" w:hAnsi="Calibri" w:cs="Calibri"/>
        </w:rPr>
        <w:t>→</w:t>
      </w:r>
      <w:r>
        <w:rPr>
          <w:rFonts w:hint="eastAsia"/>
        </w:rPr>
        <w:t xml:space="preserve"> </w:t>
      </w:r>
      <w:del w:id="197" w:author="Reviewer" w:date="2026-02-22T21:40:00Z" w16du:dateUtc="2026-02-22T21:40:00Z">
        <w:r w:rsidDel="00F3760A">
          <w:delText>The introduction of</w:delText>
        </w:r>
        <w:r w:rsidDel="00FD690C">
          <w:delText xml:space="preserve"> </w:delText>
        </w:r>
      </w:del>
      <w:r>
        <w:t xml:space="preserve">"writer disengagement" </w:t>
      </w:r>
      <w:del w:id="198" w:author="Reviewer" w:date="2026-02-22T21:40:00Z" w16du:dateUtc="2026-02-22T21:40:00Z">
        <w:r w:rsidDel="00FD690C">
          <w:delText>as a key theoretical concept</w:delText>
        </w:r>
      </w:del>
      <w:ins w:id="199" w:author="Reviewer" w:date="2026-02-22T21:40:00Z" w16du:dateUtc="2026-02-22T21:40:00Z">
        <w:r w:rsidR="00FD690C">
          <w:rPr>
            <w:rFonts w:hint="eastAsia"/>
          </w:rPr>
          <w:t>is one of the key concepts</w:t>
        </w:r>
      </w:ins>
      <w:r>
        <w:t xml:space="preserve"> </w:t>
      </w:r>
      <w:ins w:id="200" w:author="Reviewer" w:date="2026-02-22T21:41:00Z" w16du:dateUtc="2026-02-22T21:41:00Z">
        <w:r w:rsidR="00FD690C">
          <w:rPr>
            <w:rFonts w:hint="eastAsia"/>
          </w:rPr>
          <w:t xml:space="preserve">but it needs </w:t>
        </w:r>
      </w:ins>
      <w:del w:id="201" w:author="Reviewer" w:date="2026-02-22T21:41:00Z" w16du:dateUtc="2026-02-22T21:41:00Z">
        <w:r w:rsidDel="00FD690C">
          <w:delText>requires stronger theoretical grounding</w:delText>
        </w:r>
      </w:del>
      <w:ins w:id="202" w:author="Reviewer" w:date="2026-02-22T21:41:00Z" w16du:dateUtc="2026-02-22T21:41:00Z">
        <w:r w:rsidR="00FD690C">
          <w:rPr>
            <w:rFonts w:hint="eastAsia"/>
          </w:rPr>
          <w:t>further elaboration</w:t>
        </w:r>
      </w:ins>
      <w:r>
        <w:t xml:space="preserve">. </w:t>
      </w:r>
      <w:del w:id="203" w:author="Reviewer" w:date="2026-02-22T21:43:00Z" w16du:dateUtc="2026-02-22T21:43:00Z">
        <w:r w:rsidDel="004D3E62">
          <w:delText xml:space="preserve">While </w:delText>
        </w:r>
      </w:del>
      <w:proofErr w:type="spellStart"/>
      <w:r>
        <w:t>Hınız</w:t>
      </w:r>
      <w:proofErr w:type="spellEnd"/>
      <w:r>
        <w:t xml:space="preserve"> &amp; Çelik (2025) is cited, </w:t>
      </w:r>
      <w:ins w:id="204" w:author="Reviewer" w:date="2026-02-22T21:43:00Z" w16du:dateUtc="2026-02-22T21:43:00Z">
        <w:r w:rsidR="004D3E62">
          <w:rPr>
            <w:rFonts w:hint="eastAsia"/>
          </w:rPr>
          <w:t xml:space="preserve">but </w:t>
        </w:r>
      </w:ins>
      <w:r>
        <w:t xml:space="preserve">this concept needs </w:t>
      </w:r>
      <w:del w:id="205" w:author="Reviewer" w:date="2026-02-22T21:46:00Z" w16du:dateUtc="2026-02-22T21:46:00Z">
        <w:r w:rsidDel="00165DEB">
          <w:delText xml:space="preserve">explicit </w:delText>
        </w:r>
      </w:del>
      <w:r>
        <w:t>operational definition earl</w:t>
      </w:r>
      <w:ins w:id="206" w:author="Reviewer" w:date="2026-02-22T21:46:00Z" w16du:dateUtc="2026-02-22T21:46:00Z">
        <w:r w:rsidR="002A49A8">
          <w:rPr>
            <w:rFonts w:hint="eastAsia"/>
          </w:rPr>
          <w:t>ier</w:t>
        </w:r>
      </w:ins>
      <w:del w:id="207" w:author="Reviewer" w:date="2026-02-22T21:46:00Z" w16du:dateUtc="2026-02-22T21:46:00Z">
        <w:r w:rsidDel="002A49A8">
          <w:delText>y</w:delText>
        </w:r>
      </w:del>
      <w:r>
        <w:t xml:space="preserve"> in the </w:t>
      </w:r>
      <w:del w:id="208" w:author="Reviewer" w:date="2026-02-22T21:46:00Z" w16du:dateUtc="2026-02-22T21:46:00Z">
        <w:r w:rsidDel="002A49A8">
          <w:delText>discussion</w:delText>
        </w:r>
      </w:del>
      <w:ins w:id="209" w:author="Reviewer" w:date="2026-02-22T21:46:00Z" w16du:dateUtc="2026-02-22T21:46:00Z">
        <w:r w:rsidR="002A49A8">
          <w:rPr>
            <w:rFonts w:hint="eastAsia"/>
          </w:rPr>
          <w:t>manu</w:t>
        </w:r>
      </w:ins>
      <w:ins w:id="210" w:author="Reviewer" w:date="2026-02-22T21:47:00Z" w16du:dateUtc="2026-02-22T21:47:00Z">
        <w:r w:rsidR="002A49A8">
          <w:rPr>
            <w:rFonts w:hint="eastAsia"/>
          </w:rPr>
          <w:t>script</w:t>
        </w:r>
      </w:ins>
      <w:del w:id="211" w:author="Reviewer" w:date="2026-02-22T21:47:00Z" w16du:dateUtc="2026-02-22T21:47:00Z">
        <w:r w:rsidDel="002A49A8">
          <w:delText>: specify its behavioral (e.g., minimal revision effort), linguistic (e.g., inconsistent style), and cognitive (e.g., superficial content engagement) dimensions as manifested in your data.</w:delText>
        </w:r>
      </w:del>
      <w:ins w:id="212" w:author="Reviewer" w:date="2026-02-22T21:47:00Z" w16du:dateUtc="2026-02-22T21:47:00Z">
        <w:r w:rsidR="002A49A8">
          <w:rPr>
            <w:rFonts w:hint="eastAsia"/>
          </w:rPr>
          <w:t>. Then please</w:t>
        </w:r>
      </w:ins>
      <w:r>
        <w:t xml:space="preserve"> </w:t>
      </w:r>
      <w:del w:id="213" w:author="Reviewer" w:date="2026-02-22T21:47:00Z" w16du:dateUtc="2026-02-22T21:47:00Z">
        <w:r w:rsidDel="002A49A8">
          <w:delText xml:space="preserve">Connect </w:delText>
        </w:r>
      </w:del>
      <w:ins w:id="214" w:author="Reviewer" w:date="2026-02-22T21:47:00Z" w16du:dateUtc="2026-02-22T21:47:00Z">
        <w:r w:rsidR="002A49A8">
          <w:rPr>
            <w:rFonts w:hint="eastAsia"/>
          </w:rPr>
          <w:t>c</w:t>
        </w:r>
        <w:r w:rsidR="002A49A8">
          <w:t xml:space="preserve">onnect </w:t>
        </w:r>
      </w:ins>
      <w:r>
        <w:t>each dimension</w:t>
      </w:r>
      <w:ins w:id="215" w:author="Reviewer" w:date="2026-02-22T21:49:00Z" w16du:dateUtc="2026-02-22T21:49:00Z">
        <w:r w:rsidR="004C1132">
          <w:rPr>
            <w:rFonts w:hint="eastAsia"/>
          </w:rPr>
          <w:t xml:space="preserve"> of this concept</w:t>
        </w:r>
      </w:ins>
      <w:r>
        <w:t xml:space="preserve"> directly to </w:t>
      </w:r>
      <w:del w:id="216" w:author="Reviewer" w:date="2026-02-22T21:49:00Z" w16du:dateUtc="2026-02-22T21:49:00Z">
        <w:r w:rsidDel="004C1132">
          <w:delText xml:space="preserve">your </w:delText>
        </w:r>
      </w:del>
      <w:ins w:id="217" w:author="Reviewer" w:date="2026-02-22T21:49:00Z" w16du:dateUtc="2026-02-22T21:49:00Z">
        <w:r w:rsidR="004C1132">
          <w:rPr>
            <w:rFonts w:hint="eastAsia"/>
          </w:rPr>
          <w:t xml:space="preserve">the </w:t>
        </w:r>
      </w:ins>
      <w:r>
        <w:t xml:space="preserve">empirical findings rather than presenting it </w:t>
      </w:r>
      <w:del w:id="218" w:author="Reviewer" w:date="2026-02-22T21:49:00Z" w16du:dateUtc="2026-02-22T21:49:00Z">
        <w:r w:rsidDel="002934F8">
          <w:delText xml:space="preserve">primarily </w:delText>
        </w:r>
      </w:del>
      <w:r>
        <w:t xml:space="preserve">as an interpretive lens </w:t>
      </w:r>
      <w:del w:id="219" w:author="Reviewer" w:date="2026-02-22T21:49:00Z" w16du:dateUtc="2026-02-22T21:49:00Z">
        <w:r w:rsidDel="002934F8">
          <w:delText>applied post hoc</w:delText>
        </w:r>
      </w:del>
      <w:ins w:id="220" w:author="Reviewer" w:date="2026-02-22T21:49:00Z" w16du:dateUtc="2026-02-22T21:49:00Z">
        <w:r w:rsidR="002934F8">
          <w:rPr>
            <w:rFonts w:hint="eastAsia"/>
          </w:rPr>
          <w:t>later</w:t>
        </w:r>
      </w:ins>
      <w:ins w:id="221" w:author="Reviewer" w:date="2026-02-22T21:50:00Z" w16du:dateUtc="2026-02-22T21:50:00Z">
        <w:r w:rsidR="005F2B36">
          <w:rPr>
            <w:rFonts w:hint="eastAsia"/>
          </w:rPr>
          <w:t xml:space="preserve"> in the Discussion</w:t>
        </w:r>
      </w:ins>
      <w:r>
        <w:t>.</w:t>
      </w:r>
    </w:p>
    <w:p w14:paraId="51E232C0" w14:textId="4730168D" w:rsidR="00A46795" w:rsidRDefault="00341816" w:rsidP="00A46795">
      <w:r w:rsidRPr="00C12F42">
        <w:rPr>
          <w:rFonts w:hint="eastAsia"/>
          <w:b/>
          <w:bCs/>
        </w:rPr>
        <w:t>AI output</w:t>
      </w:r>
      <w:r>
        <w:rPr>
          <w:rFonts w:hint="eastAsia"/>
        </w:rPr>
        <w:t xml:space="preserve">: </w:t>
      </w:r>
      <w:r w:rsidR="00A46795">
        <w:t xml:space="preserve">2. The discussion </w:t>
      </w:r>
      <w:proofErr w:type="gramStart"/>
      <w:r w:rsidR="00A46795">
        <w:t>conflates</w:t>
      </w:r>
      <w:proofErr w:type="gramEnd"/>
      <w:r w:rsidR="00A46795">
        <w:t xml:space="preserve"> correlation with causation when stating "the discoursal feature of oversized paragraphs... may suggest a marked impact of generative AI technologies on writing quantity." Revise to acknowledge alternative explanations: "While oversized paragraphs correlated with suspected AI use, this pattern may reflect either AI generation patterns, students' strategic adaptation to AI outputs, or evolving genre expectations—requiring further investigation to establish causal direction."</w:t>
      </w:r>
    </w:p>
    <w:p w14:paraId="67B8C159" w14:textId="1034E707" w:rsidR="008E134A" w:rsidRDefault="000350EC">
      <w:r>
        <w:rPr>
          <w:rFonts w:ascii="Calibri" w:hAnsi="Calibri" w:cs="Calibri"/>
        </w:rPr>
        <w:t>→</w:t>
      </w:r>
      <w:r>
        <w:rPr>
          <w:rFonts w:hint="eastAsia"/>
        </w:rPr>
        <w:t xml:space="preserve"> </w:t>
      </w:r>
      <w:del w:id="222" w:author="Reviewer" w:date="2026-02-22T23:06:00Z" w16du:dateUtc="2026-02-22T23:06:00Z">
        <w:r w:rsidDel="004C2E29">
          <w:delText>T</w:delText>
        </w:r>
      </w:del>
      <w:ins w:id="223" w:author="Reviewer" w:date="2026-02-22T23:06:00Z" w16du:dateUtc="2026-02-22T23:06:00Z">
        <w:r w:rsidR="004C2E29">
          <w:rPr>
            <w:rFonts w:hint="eastAsia"/>
          </w:rPr>
          <w:t>t</w:t>
        </w:r>
      </w:ins>
      <w:r>
        <w:t xml:space="preserve">he discussion </w:t>
      </w:r>
      <w:del w:id="224" w:author="Reviewer" w:date="2026-02-22T23:06:00Z" w16du:dateUtc="2026-02-22T23:06:00Z">
        <w:r w:rsidDel="004C2E29">
          <w:delText xml:space="preserve">conflates </w:delText>
        </w:r>
      </w:del>
      <w:ins w:id="225" w:author="Reviewer" w:date="2026-02-22T23:07:00Z" w16du:dateUtc="2026-02-22T23:07:00Z">
        <w:r w:rsidR="004C2E29">
          <w:rPr>
            <w:rFonts w:hint="eastAsia"/>
          </w:rPr>
          <w:t xml:space="preserve">seems to </w:t>
        </w:r>
      </w:ins>
      <w:ins w:id="226" w:author="Reviewer" w:date="2026-02-22T23:06:00Z" w16du:dateUtc="2026-02-22T23:06:00Z">
        <w:r w:rsidR="004C2E29">
          <w:rPr>
            <w:rFonts w:hint="eastAsia"/>
          </w:rPr>
          <w:t xml:space="preserve">exaggerate </w:t>
        </w:r>
      </w:ins>
      <w:r>
        <w:t xml:space="preserve">correlation </w:t>
      </w:r>
      <w:del w:id="227" w:author="Reviewer" w:date="2026-02-22T23:07:00Z" w16du:dateUtc="2026-02-22T23:07:00Z">
        <w:r w:rsidDel="004C2E29">
          <w:delText xml:space="preserve">with </w:delText>
        </w:r>
      </w:del>
      <w:ins w:id="228" w:author="Reviewer" w:date="2026-02-22T23:07:00Z" w16du:dateUtc="2026-02-22T23:07:00Z">
        <w:r w:rsidR="004C2E29">
          <w:rPr>
            <w:rFonts w:hint="eastAsia"/>
          </w:rPr>
          <w:t xml:space="preserve">as </w:t>
        </w:r>
      </w:ins>
      <w:r>
        <w:t xml:space="preserve">causation </w:t>
      </w:r>
      <w:del w:id="229" w:author="Reviewer" w:date="2026-02-22T23:07:00Z" w16du:dateUtc="2026-02-22T23:07:00Z">
        <w:r w:rsidDel="004C2E29">
          <w:delText xml:space="preserve">when stating </w:delText>
        </w:r>
      </w:del>
      <w:ins w:id="230" w:author="Reviewer" w:date="2026-02-22T23:07:00Z" w16du:dateUtc="2026-02-22T23:07:00Z">
        <w:r w:rsidR="004C2E29">
          <w:rPr>
            <w:rFonts w:hint="eastAsia"/>
          </w:rPr>
          <w:t xml:space="preserve">for </w:t>
        </w:r>
      </w:ins>
      <w:r>
        <w:t xml:space="preserve">"the discoursal feature of oversized paragraphs... may suggest a marked impact of generative AI technologies on writing quantity." </w:t>
      </w:r>
      <w:ins w:id="231" w:author="Reviewer" w:date="2026-02-22T23:07:00Z" w16du:dateUtc="2026-02-22T23:07:00Z">
        <w:r w:rsidR="004C2E29">
          <w:rPr>
            <w:rFonts w:hint="eastAsia"/>
          </w:rPr>
          <w:t>I believe this part needs to be toned down</w:t>
        </w:r>
      </w:ins>
      <w:ins w:id="232" w:author="Reviewer" w:date="2026-02-22T23:08:00Z" w16du:dateUtc="2026-02-22T23:08:00Z">
        <w:r w:rsidR="004C2E29">
          <w:rPr>
            <w:rFonts w:hint="eastAsia"/>
          </w:rPr>
          <w:t>,</w:t>
        </w:r>
      </w:ins>
      <w:del w:id="233" w:author="Reviewer" w:date="2026-02-22T23:07:00Z" w16du:dateUtc="2026-02-22T23:07:00Z">
        <w:r w:rsidDel="004C2E29">
          <w:delText>Revise to</w:delText>
        </w:r>
      </w:del>
      <w:r>
        <w:t xml:space="preserve"> acknowledg</w:t>
      </w:r>
      <w:ins w:id="234" w:author="Reviewer" w:date="2026-02-22T23:08:00Z" w16du:dateUtc="2026-02-22T23:08:00Z">
        <w:r w:rsidR="004C2E29">
          <w:rPr>
            <w:rFonts w:hint="eastAsia"/>
          </w:rPr>
          <w:t xml:space="preserve">ing </w:t>
        </w:r>
      </w:ins>
      <w:del w:id="235" w:author="Reviewer" w:date="2026-02-22T23:08:00Z" w16du:dateUtc="2026-02-22T23:08:00Z">
        <w:r w:rsidDel="004C2E29">
          <w:delText xml:space="preserve">e </w:delText>
        </w:r>
      </w:del>
      <w:r>
        <w:t>alternative explanations</w:t>
      </w:r>
      <w:ins w:id="236" w:author="Reviewer" w:date="2026-02-22T23:08:00Z" w16du:dateUtc="2026-02-22T23:08:00Z">
        <w:r w:rsidR="00C66BB9">
          <w:rPr>
            <w:rFonts w:hint="eastAsia"/>
          </w:rPr>
          <w:t>.</w:t>
        </w:r>
      </w:ins>
      <w:del w:id="237" w:author="Reviewer" w:date="2026-02-22T23:08:00Z" w16du:dateUtc="2026-02-22T23:08:00Z">
        <w:r w:rsidDel="00C66BB9">
          <w:delText>: "While oversized paragraphs correlated with suspected AI use, this pattern may reflect either AI generation patterns, students' strategic adaptation to AI outputs, or evolving genre expectations—requiring further investigation to establish causal direction."</w:delText>
        </w:r>
      </w:del>
    </w:p>
    <w:p w14:paraId="6C97A1BD" w14:textId="77777777" w:rsidR="007D60D6" w:rsidRDefault="007D60D6"/>
    <w:p w14:paraId="3643D21D" w14:textId="1B9E9EF1" w:rsidR="007D60D6" w:rsidRDefault="007D60D6" w:rsidP="00F0670B">
      <w:pPr>
        <w:pStyle w:val="Heading2"/>
      </w:pPr>
      <w:r w:rsidRPr="007D60D6">
        <w:rPr>
          <w:rFonts w:hint="eastAsia"/>
        </w:rPr>
        <w:t>Article Review 2</w:t>
      </w:r>
    </w:p>
    <w:p w14:paraId="29B8944E" w14:textId="79498A34" w:rsidR="007D60D6" w:rsidRDefault="007D60D6" w:rsidP="007D60D6">
      <w:r>
        <w:t>The topic of this study</w:t>
      </w:r>
      <w:del w:id="238" w:author="Reviewer" w:date="2026-02-22T23:56:00Z" w16du:dateUtc="2026-02-22T23:56:00Z">
        <w:r w:rsidDel="00C32F37">
          <w:delText xml:space="preserve">, how L2 academic writers (re)construct their writer identity through engagement </w:delText>
        </w:r>
        <w:r w:rsidDel="00C32F37">
          <w:lastRenderedPageBreak/>
          <w:delText>with generative AI tools, is</w:delText>
        </w:r>
      </w:del>
      <w:ins w:id="239" w:author="Reviewer" w:date="2026-02-22T23:56:00Z" w16du:dateUtc="2026-02-22T23:56:00Z">
        <w:r w:rsidR="00C32F37">
          <w:rPr>
            <w:rFonts w:hint="eastAsia"/>
          </w:rPr>
          <w:t xml:space="preserve"> looks</w:t>
        </w:r>
      </w:ins>
      <w:r>
        <w:t xml:space="preserve"> unique, as it provides a theoretically </w:t>
      </w:r>
      <w:del w:id="240" w:author="Reviewer" w:date="2026-02-22T23:57:00Z" w16du:dateUtc="2026-02-22T23:57:00Z">
        <w:r w:rsidDel="00C32F37">
          <w:delText>grounded</w:delText>
        </w:r>
      </w:del>
      <w:ins w:id="241" w:author="Reviewer" w:date="2026-02-22T23:57:00Z" w16du:dateUtc="2026-02-22T23:57:00Z">
        <w:r w:rsidR="00C32F37">
          <w:rPr>
            <w:rFonts w:hint="eastAsia"/>
          </w:rPr>
          <w:t>strong</w:t>
        </w:r>
      </w:ins>
      <w:del w:id="242" w:author="Reviewer" w:date="2026-02-22T23:57:00Z" w16du:dateUtc="2026-02-22T23:57:00Z">
        <w:r w:rsidDel="00B8753B">
          <w:delText>, empirically rich</w:delText>
        </w:r>
      </w:del>
      <w:r>
        <w:t xml:space="preserve"> </w:t>
      </w:r>
      <w:del w:id="243" w:author="Reviewer" w:date="2026-02-23T00:29:00Z" w16du:dateUtc="2026-02-23T00:29:00Z">
        <w:r w:rsidDel="00F16403">
          <w:delText xml:space="preserve">account </w:delText>
        </w:r>
      </w:del>
      <w:ins w:id="244" w:author="Reviewer" w:date="2026-02-23T00:29:00Z" w16du:dateUtc="2026-02-23T00:29:00Z">
        <w:r w:rsidR="00F16403">
          <w:rPr>
            <w:rFonts w:hint="eastAsia"/>
          </w:rPr>
          <w:t>analysis</w:t>
        </w:r>
        <w:r w:rsidR="00F16403">
          <w:t xml:space="preserve"> </w:t>
        </w:r>
      </w:ins>
      <w:r>
        <w:t>of identity work in the emerging context of human</w:t>
      </w:r>
      <w:r>
        <w:rPr>
          <w:rFonts w:hint="eastAsia"/>
        </w:rPr>
        <w:t>–</w:t>
      </w:r>
      <w:r>
        <w:t>AI co-authorship. I believe major revisions could improve the quality of the manuscript. Please refer to my comments below.</w:t>
      </w:r>
    </w:p>
    <w:p w14:paraId="291E31A1" w14:textId="77777777" w:rsidR="007D60D6" w:rsidRDefault="007D60D6" w:rsidP="007D60D6"/>
    <w:p w14:paraId="0662B74C" w14:textId="20B1E987" w:rsidR="007D60D6" w:rsidRPr="007D60D6" w:rsidRDefault="007D60D6" w:rsidP="007D60D6">
      <w:pPr>
        <w:rPr>
          <w:b/>
          <w:bCs/>
        </w:rPr>
      </w:pPr>
      <w:r w:rsidRPr="007D60D6">
        <w:rPr>
          <w:b/>
          <w:bCs/>
        </w:rPr>
        <w:t>&lt;Title&gt;</w:t>
      </w:r>
    </w:p>
    <w:p w14:paraId="141E8EDE" w14:textId="30BB88B1" w:rsidR="007D60D6" w:rsidRDefault="007D60D6" w:rsidP="007D60D6">
      <w:r>
        <w:t>1. The current title</w:t>
      </w:r>
      <w:r w:rsidR="009808A1">
        <w:rPr>
          <w:rFonts w:hint="eastAsia"/>
        </w:rPr>
        <w:t xml:space="preserve"> </w:t>
      </w:r>
      <w:del w:id="245" w:author="Reviewer" w:date="2026-02-23T00:01:00Z" w16du:dateUtc="2026-02-23T00:01:00Z">
        <w:r w:rsidDel="0013371C">
          <w:delText xml:space="preserve">captures </w:delText>
        </w:r>
      </w:del>
      <w:ins w:id="246" w:author="Reviewer" w:date="2026-02-23T00:01:00Z" w16du:dateUtc="2026-02-23T00:01:00Z">
        <w:r w:rsidR="0013371C">
          <w:rPr>
            <w:rFonts w:hint="eastAsia"/>
          </w:rPr>
          <w:t>reflects</w:t>
        </w:r>
        <w:r w:rsidR="0013371C">
          <w:t xml:space="preserve"> </w:t>
        </w:r>
      </w:ins>
      <w:r>
        <w:t xml:space="preserve">the </w:t>
      </w:r>
      <w:del w:id="247" w:author="Reviewer" w:date="2026-02-23T00:01:00Z" w16du:dateUtc="2026-02-23T00:01:00Z">
        <w:r w:rsidDel="0074623D">
          <w:delText xml:space="preserve">core </w:delText>
        </w:r>
      </w:del>
      <w:ins w:id="248" w:author="Reviewer" w:date="2026-02-23T00:01:00Z" w16du:dateUtc="2026-02-23T00:01:00Z">
        <w:r w:rsidR="0074623D">
          <w:rPr>
            <w:rFonts w:hint="eastAsia"/>
          </w:rPr>
          <w:t xml:space="preserve">main </w:t>
        </w:r>
      </w:ins>
      <w:r>
        <w:t xml:space="preserve">theme but does not </w:t>
      </w:r>
      <w:del w:id="249" w:author="Reviewer" w:date="2026-02-23T00:01:00Z" w16du:dateUtc="2026-02-23T00:01:00Z">
        <w:r w:rsidDel="00435495">
          <w:delText xml:space="preserve">signal </w:delText>
        </w:r>
      </w:del>
      <w:ins w:id="250" w:author="Reviewer" w:date="2026-02-23T00:01:00Z" w16du:dateUtc="2026-02-23T00:01:00Z">
        <w:r w:rsidR="00435495">
          <w:rPr>
            <w:rFonts w:hint="eastAsia"/>
          </w:rPr>
          <w:t xml:space="preserve">show </w:t>
        </w:r>
      </w:ins>
      <w:del w:id="251" w:author="Reviewer" w:date="2026-02-23T00:01:00Z" w16du:dateUtc="2026-02-23T00:01:00Z">
        <w:r w:rsidDel="00435495">
          <w:delText xml:space="preserve">the study’s </w:delText>
        </w:r>
      </w:del>
      <w:ins w:id="252" w:author="Reviewer" w:date="2026-02-23T00:01:00Z" w16du:dateUtc="2026-02-23T00:01:00Z">
        <w:r w:rsidR="00435495">
          <w:rPr>
            <w:rFonts w:hint="eastAsia"/>
          </w:rPr>
          <w:t xml:space="preserve">the </w:t>
        </w:r>
      </w:ins>
      <w:r>
        <w:t xml:space="preserve">empirical focus or theoretical contribution. Since the paper introduces a new dimension of writer identity (the “technologically mediated self”) and draws </w:t>
      </w:r>
      <w:del w:id="253" w:author="Reviewer" w:date="2026-02-23T00:02:00Z" w16du:dateUtc="2026-02-23T00:02:00Z">
        <w:r w:rsidDel="004E0A18">
          <w:delText xml:space="preserve">explicitly </w:delText>
        </w:r>
      </w:del>
      <w:r>
        <w:t>on Clark and Ivani</w:t>
      </w:r>
      <w:r>
        <w:rPr>
          <w:rFonts w:ascii="Calibri" w:hAnsi="Calibri" w:cs="Calibri"/>
        </w:rPr>
        <w:t>č</w:t>
      </w:r>
      <w:r>
        <w:rPr>
          <w:rFonts w:ascii="맑은 고딕" w:eastAsia="맑은 고딕" w:hAnsi="맑은 고딕" w:cs="맑은 고딕" w:hint="eastAsia"/>
        </w:rPr>
        <w:t>’</w:t>
      </w:r>
      <w:r>
        <w:t xml:space="preserve">s (1997) framework, </w:t>
      </w:r>
      <w:ins w:id="254" w:author="Reviewer" w:date="2026-02-23T00:02:00Z" w16du:dateUtc="2026-02-23T00:02:00Z">
        <w:r w:rsidR="004E0A18">
          <w:rPr>
            <w:rFonts w:hint="eastAsia"/>
          </w:rPr>
          <w:t xml:space="preserve">please </w:t>
        </w:r>
      </w:ins>
      <w:r>
        <w:t>consider revising to reflect both the theoretical extension and the qualitative nature of the inquiry.</w:t>
      </w:r>
      <w:del w:id="255" w:author="Reviewer" w:date="2026-02-23T00:02:00Z" w16du:dateUtc="2026-02-23T00:02:00Z">
        <w:r w:rsidDel="004E0A18">
          <w:delText xml:space="preserve"> For example: </w:delText>
        </w:r>
        <w:r w:rsidDel="004E0A18">
          <w:rPr>
            <w:rFonts w:ascii="맑은 고딕" w:eastAsia="맑은 고딕" w:hAnsi="맑은 고딕" w:cs="맑은 고딕" w:hint="eastAsia"/>
          </w:rPr>
          <w:delText>“</w:delText>
        </w:r>
        <w:r w:rsidDel="004E0A18">
          <w:delText>Beyond the Authorial Self: A Technologically Mediated Identity in L2 Academic Writing with GenAI” or “Reconstructing L2 Academic Writer Identity in the Age of GenAI: Toward a Technologically Mediated Self.”</w:delText>
        </w:r>
      </w:del>
    </w:p>
    <w:p w14:paraId="735B8D39" w14:textId="77777777" w:rsidR="007D60D6" w:rsidRDefault="007D60D6" w:rsidP="007D60D6"/>
    <w:p w14:paraId="1A45B4DA" w14:textId="6458B47C" w:rsidR="007D60D6" w:rsidRDefault="007D60D6" w:rsidP="007D60D6">
      <w:r>
        <w:t xml:space="preserve">&lt;Abstract&gt;  </w:t>
      </w:r>
    </w:p>
    <w:p w14:paraId="7F37CD75" w14:textId="7F0FBD27" w:rsidR="007D60D6" w:rsidRDefault="007D60D6" w:rsidP="007D60D6">
      <w:r>
        <w:t>2. The Abstract opens with a general claim</w:t>
      </w:r>
      <w:ins w:id="256" w:author="Reviewer" w:date="2026-02-23T00:04:00Z" w16du:dateUtc="2026-02-23T00:04:00Z">
        <w:r w:rsidR="00680930">
          <w:rPr>
            <w:rFonts w:hint="eastAsia"/>
          </w:rPr>
          <w:t xml:space="preserve"> </w:t>
        </w:r>
      </w:ins>
      <w:del w:id="257" w:author="Reviewer" w:date="2026-02-23T00:04:00Z" w16du:dateUtc="2026-02-23T00:04:00Z">
        <w:r w:rsidDel="00680930">
          <w:delText>—</w:delText>
        </w:r>
      </w:del>
      <w:r>
        <w:t>“The recent integration of generative artificial intelligence (GenAI) tools into academic writing has provoked critical debate…”</w:t>
      </w:r>
      <w:del w:id="258" w:author="Reviewer" w:date="2026-02-23T00:04:00Z" w16du:dateUtc="2026-02-23T00:04:00Z">
        <w:r w:rsidDel="00680930">
          <w:delText>—that</w:delText>
        </w:r>
      </w:del>
      <w:ins w:id="259" w:author="Reviewer" w:date="2026-02-23T00:04:00Z" w16du:dateUtc="2026-02-23T00:04:00Z">
        <w:r w:rsidR="00680930">
          <w:rPr>
            <w:rFonts w:hint="eastAsia"/>
          </w:rPr>
          <w:t xml:space="preserve"> but it</w:t>
        </w:r>
      </w:ins>
      <w:r>
        <w:t xml:space="preserve"> does not immediately </w:t>
      </w:r>
      <w:del w:id="260" w:author="Reviewer" w:date="2026-02-23T00:04:00Z" w16du:dateUtc="2026-02-23T00:04:00Z">
        <w:r w:rsidDel="00BA4F84">
          <w:delText xml:space="preserve">foreground </w:delText>
        </w:r>
      </w:del>
      <w:ins w:id="261" w:author="Reviewer" w:date="2026-02-23T00:04:00Z" w16du:dateUtc="2026-02-23T00:04:00Z">
        <w:r w:rsidR="00BA4F84">
          <w:rPr>
            <w:rFonts w:hint="eastAsia"/>
          </w:rPr>
          <w:t xml:space="preserve">base </w:t>
        </w:r>
      </w:ins>
      <w:del w:id="262" w:author="Reviewer" w:date="2026-02-23T00:04:00Z" w16du:dateUtc="2026-02-23T00:04:00Z">
        <w:r w:rsidDel="00BA4F84">
          <w:delText xml:space="preserve">the study’s </w:delText>
        </w:r>
      </w:del>
      <w:ins w:id="263" w:author="Reviewer" w:date="2026-02-23T00:04:00Z" w16du:dateUtc="2026-02-23T00:04:00Z">
        <w:r w:rsidR="00BA4F84">
          <w:rPr>
            <w:rFonts w:hint="eastAsia"/>
          </w:rPr>
          <w:t xml:space="preserve">its </w:t>
        </w:r>
      </w:ins>
      <w:r>
        <w:t xml:space="preserve">specific focus on </w:t>
      </w:r>
      <w:del w:id="264" w:author="Reviewer" w:date="2026-02-23T00:04:00Z" w16du:dateUtc="2026-02-23T00:04:00Z">
        <w:r w:rsidDel="00BA4F84">
          <w:delText>*</w:delText>
        </w:r>
      </w:del>
      <w:r>
        <w:t>identity (re)construction</w:t>
      </w:r>
      <w:del w:id="265" w:author="Reviewer" w:date="2026-02-23T00:04:00Z" w16du:dateUtc="2026-02-23T00:04:00Z">
        <w:r w:rsidDel="00BA4F84">
          <w:delText>*</w:delText>
        </w:r>
      </w:del>
      <w:r>
        <w:t xml:space="preserve">. </w:t>
      </w:r>
      <w:ins w:id="266" w:author="Reviewer" w:date="2026-02-23T00:05:00Z" w16du:dateUtc="2026-02-23T00:05:00Z">
        <w:r w:rsidR="00BA4F84">
          <w:rPr>
            <w:rFonts w:hint="eastAsia"/>
          </w:rPr>
          <w:t xml:space="preserve">I recommend </w:t>
        </w:r>
      </w:ins>
      <w:del w:id="267" w:author="Reviewer" w:date="2026-02-23T00:05:00Z" w16du:dateUtc="2026-02-23T00:05:00Z">
        <w:r w:rsidDel="00BA4F84">
          <w:delText xml:space="preserve">Revise </w:delText>
        </w:r>
      </w:del>
      <w:ins w:id="268" w:author="Reviewer" w:date="2026-02-23T00:05:00Z" w16du:dateUtc="2026-02-23T00:05:00Z">
        <w:r w:rsidR="00BA4F84">
          <w:rPr>
            <w:rFonts w:hint="eastAsia"/>
          </w:rPr>
          <w:t>r</w:t>
        </w:r>
        <w:r w:rsidR="00BA4F84">
          <w:t>evis</w:t>
        </w:r>
        <w:r w:rsidR="00BA4F84">
          <w:rPr>
            <w:rFonts w:hint="eastAsia"/>
          </w:rPr>
          <w:t>ing</w:t>
        </w:r>
        <w:r w:rsidR="00BA4F84">
          <w:t xml:space="preserve"> </w:t>
        </w:r>
      </w:ins>
      <w:r>
        <w:t>the opening to state directly</w:t>
      </w:r>
      <w:ins w:id="269" w:author="Reviewer" w:date="2026-02-23T00:05:00Z" w16du:dateUtc="2026-02-23T00:05:00Z">
        <w:r w:rsidR="00BA4F84">
          <w:rPr>
            <w:rFonts w:hint="eastAsia"/>
          </w:rPr>
          <w:t xml:space="preserve"> like</w:t>
        </w:r>
      </w:ins>
      <w:del w:id="270" w:author="Reviewer" w:date="2026-02-23T00:05:00Z" w16du:dateUtc="2026-02-23T00:05:00Z">
        <w:r w:rsidDel="00BA4F84">
          <w:delText>:</w:delText>
        </w:r>
      </w:del>
      <w:r>
        <w:t xml:space="preserve"> “This study investigates how second language (L2) academic writers reconstruct their writer identities through sustained engagement with generative AI (GenAI) tools.”  </w:t>
      </w:r>
    </w:p>
    <w:p w14:paraId="1AD1FF89" w14:textId="77777777" w:rsidR="007D60D6" w:rsidRDefault="007D60D6" w:rsidP="007D60D6"/>
    <w:p w14:paraId="0544F254" w14:textId="5E26A52E" w:rsidR="007D60D6" w:rsidRDefault="007D60D6" w:rsidP="007D60D6">
      <w:r>
        <w:t xml:space="preserve">3. The Abstract mentions data were collected via “an anonymous online survey and written interviews” but omits </w:t>
      </w:r>
      <w:del w:id="271" w:author="Reviewer" w:date="2026-02-23T00:30:00Z" w16du:dateUtc="2026-02-23T00:30:00Z">
        <w:r w:rsidDel="00AB1D99">
          <w:delText xml:space="preserve">key </w:delText>
        </w:r>
      </w:del>
      <w:ins w:id="272" w:author="Reviewer" w:date="2026-02-23T00:30:00Z" w16du:dateUtc="2026-02-23T00:30:00Z">
        <w:r w:rsidR="00AB1D99">
          <w:rPr>
            <w:rFonts w:hint="eastAsia"/>
          </w:rPr>
          <w:t>some</w:t>
        </w:r>
        <w:r w:rsidR="00AB1D99">
          <w:t xml:space="preserve"> </w:t>
        </w:r>
      </w:ins>
      <w:r>
        <w:t>methodological details</w:t>
      </w:r>
      <w:del w:id="273" w:author="Reviewer" w:date="2026-02-23T00:05:00Z" w16du:dateUtc="2026-02-23T00:05:00Z">
        <w:r w:rsidDel="00296FD5">
          <w:delText xml:space="preserve">: </w:delText>
        </w:r>
      </w:del>
      <w:ins w:id="274" w:author="Reviewer" w:date="2026-02-23T00:05:00Z" w16du:dateUtc="2026-02-23T00:05:00Z">
        <w:r w:rsidR="00296FD5">
          <w:rPr>
            <w:rFonts w:hint="eastAsia"/>
          </w:rPr>
          <w:t xml:space="preserve"> such as</w:t>
        </w:r>
        <w:r w:rsidR="00296FD5">
          <w:t xml:space="preserve"> </w:t>
        </w:r>
      </w:ins>
      <w:r>
        <w:t>the number of participants, their disciplinary and linguistic backgrounds, and the analytical approach.</w:t>
      </w:r>
      <w:del w:id="275" w:author="Reviewer" w:date="2026-02-23T00:05:00Z" w16du:dateUtc="2026-02-23T00:05:00Z">
        <w:r w:rsidDel="00296FD5">
          <w:delText xml:space="preserve"> Add: “Data from 32 multilingual academics across diverse disciplines were analyzed using a deductive-inductive thematic analysis guided by Clark and Ivani</w:delText>
        </w:r>
        <w:r w:rsidDel="00296FD5">
          <w:rPr>
            <w:rFonts w:ascii="Calibri" w:hAnsi="Calibri" w:cs="Calibri"/>
          </w:rPr>
          <w:delText>č</w:delText>
        </w:r>
        <w:r w:rsidDel="00296FD5">
          <w:rPr>
            <w:rFonts w:ascii="맑은 고딕" w:eastAsia="맑은 고딕" w:hAnsi="맑은 고딕" w:cs="맑은 고딕" w:hint="eastAsia"/>
          </w:rPr>
          <w:delText>’</w:delText>
        </w:r>
        <w:r w:rsidDel="00296FD5">
          <w:delText>s (1997) framework of writer identity.</w:delText>
        </w:r>
        <w:r w:rsidDel="00296FD5">
          <w:rPr>
            <w:rFonts w:ascii="맑은 고딕" w:eastAsia="맑은 고딕" w:hAnsi="맑은 고딕" w:cs="맑은 고딕" w:hint="eastAsia"/>
          </w:rPr>
          <w:delText>”</w:delText>
        </w:r>
        <w:r w:rsidDel="00296FD5">
          <w:delText xml:space="preserve"> </w:delText>
        </w:r>
      </w:del>
      <w:r>
        <w:t xml:space="preserve"> </w:t>
      </w:r>
    </w:p>
    <w:p w14:paraId="411145E6" w14:textId="77777777" w:rsidR="007D60D6" w:rsidRDefault="007D60D6" w:rsidP="007D60D6"/>
    <w:p w14:paraId="4EB36A09" w14:textId="4821100F" w:rsidR="007D60D6" w:rsidRDefault="007D60D6" w:rsidP="007D60D6">
      <w:r>
        <w:t xml:space="preserve">4. The term “technologically mediated self” appears only in the findings summary but is the </w:t>
      </w:r>
      <w:del w:id="276" w:author="Reviewer" w:date="2026-02-23T00:06:00Z" w16du:dateUtc="2026-02-23T00:06:00Z">
        <w:r w:rsidDel="00296FD5">
          <w:delText xml:space="preserve">study’s </w:delText>
        </w:r>
      </w:del>
      <w:del w:id="277" w:author="Reviewer" w:date="2026-02-23T00:30:00Z" w16du:dateUtc="2026-02-23T00:30:00Z">
        <w:r w:rsidDel="001D1062">
          <w:delText xml:space="preserve">central </w:delText>
        </w:r>
      </w:del>
      <w:ins w:id="278" w:author="Reviewer" w:date="2026-02-23T00:30:00Z" w16du:dateUtc="2026-02-23T00:30:00Z">
        <w:r w:rsidR="001D1062">
          <w:rPr>
            <w:rFonts w:hint="eastAsia"/>
          </w:rPr>
          <w:t>important</w:t>
        </w:r>
        <w:r w:rsidR="001D1062">
          <w:t xml:space="preserve"> </w:t>
        </w:r>
      </w:ins>
      <w:r>
        <w:t>theoretical contribution</w:t>
      </w:r>
      <w:ins w:id="279" w:author="Reviewer" w:date="2026-02-23T00:06:00Z" w16du:dateUtc="2026-02-23T00:06:00Z">
        <w:r w:rsidR="00296FD5">
          <w:rPr>
            <w:rFonts w:hint="eastAsia"/>
          </w:rPr>
          <w:t xml:space="preserve"> of the study</w:t>
        </w:r>
      </w:ins>
      <w:r>
        <w:t xml:space="preserve">. </w:t>
      </w:r>
      <w:ins w:id="280" w:author="Reviewer" w:date="2026-02-23T00:06:00Z" w16du:dateUtc="2026-02-23T00:06:00Z">
        <w:r w:rsidR="00296FD5">
          <w:rPr>
            <w:rFonts w:hint="eastAsia"/>
          </w:rPr>
          <w:t xml:space="preserve">Please </w:t>
        </w:r>
      </w:ins>
      <w:del w:id="281" w:author="Reviewer" w:date="2026-02-23T00:06:00Z" w16du:dateUtc="2026-02-23T00:06:00Z">
        <w:r w:rsidDel="00296FD5">
          <w:delText xml:space="preserve">Explicitly </w:delText>
        </w:r>
      </w:del>
      <w:ins w:id="282" w:author="Reviewer" w:date="2026-02-23T00:06:00Z" w16du:dateUtc="2026-02-23T00:06:00Z">
        <w:r w:rsidR="00296FD5">
          <w:rPr>
            <w:rFonts w:hint="eastAsia"/>
          </w:rPr>
          <w:t>e</w:t>
        </w:r>
        <w:r w:rsidR="00296FD5">
          <w:t xml:space="preserve">xplicitly </w:t>
        </w:r>
      </w:ins>
      <w:r>
        <w:t>name it in the Abstract and clarify its emergence</w:t>
      </w:r>
      <w:del w:id="283" w:author="Reviewer" w:date="2026-02-23T00:06:00Z" w16du:dateUtc="2026-02-23T00:06:00Z">
        <w:r w:rsidDel="00296FD5">
          <w:delText>: “...leading to the inductive emergence of a fourth dimension</w:delText>
        </w:r>
        <w:r w:rsidDel="00296FD5">
          <w:rPr>
            <w:rFonts w:hint="eastAsia"/>
          </w:rPr>
          <w:delText>—</w:delText>
        </w:r>
        <w:r w:rsidDel="00296FD5">
          <w:delText>the technologically mediated self—in which authorship becomes collaborative, distributed, and ethically reflective.”</w:delText>
        </w:r>
      </w:del>
      <w:ins w:id="284" w:author="Reviewer" w:date="2026-02-23T00:06:00Z" w16du:dateUtc="2026-02-23T00:06:00Z">
        <w:r w:rsidR="00296FD5">
          <w:rPr>
            <w:rFonts w:hint="eastAsia"/>
          </w:rPr>
          <w:t>.</w:t>
        </w:r>
      </w:ins>
    </w:p>
    <w:p w14:paraId="53F7C12C" w14:textId="77777777" w:rsidR="007D60D6" w:rsidRDefault="007D60D6" w:rsidP="007D60D6"/>
    <w:p w14:paraId="62BA9005" w14:textId="3A10EE16" w:rsidR="007D60D6" w:rsidRDefault="007D60D6" w:rsidP="007D60D6">
      <w:r>
        <w:t xml:space="preserve">&lt;Introduction&gt;  </w:t>
      </w:r>
    </w:p>
    <w:p w14:paraId="2A340442" w14:textId="1BF328C8" w:rsidR="007D60D6" w:rsidRDefault="007D60D6" w:rsidP="007D60D6">
      <w:r>
        <w:t xml:space="preserve">5. The Introduction effectively establishes the relevance of GenAI to L2 academic writing but </w:t>
      </w:r>
      <w:del w:id="285" w:author="Reviewer" w:date="2026-02-23T00:06:00Z" w16du:dateUtc="2026-02-23T00:06:00Z">
        <w:r w:rsidDel="00C22FC7">
          <w:delText xml:space="preserve">delays </w:delText>
        </w:r>
      </w:del>
      <w:ins w:id="286" w:author="Reviewer" w:date="2026-02-23T00:06:00Z" w16du:dateUtc="2026-02-23T00:06:00Z">
        <w:r w:rsidR="00C22FC7">
          <w:rPr>
            <w:rFonts w:hint="eastAsia"/>
          </w:rPr>
          <w:lastRenderedPageBreak/>
          <w:t>doesn</w:t>
        </w:r>
        <w:r w:rsidR="00C22FC7">
          <w:t>’</w:t>
        </w:r>
        <w:r w:rsidR="00C22FC7">
          <w:rPr>
            <w:rFonts w:hint="eastAsia"/>
          </w:rPr>
          <w:t xml:space="preserve">t provide </w:t>
        </w:r>
      </w:ins>
      <w:del w:id="287" w:author="Reviewer" w:date="2026-02-23T00:06:00Z" w16du:dateUtc="2026-02-23T00:06:00Z">
        <w:r w:rsidDel="00C22FC7">
          <w:delText xml:space="preserve">articulation of </w:delText>
        </w:r>
      </w:del>
      <w:r>
        <w:t>the research gap</w:t>
      </w:r>
      <w:ins w:id="288" w:author="Reviewer" w:date="2026-02-23T00:06:00Z" w16du:dateUtc="2026-02-23T00:06:00Z">
        <w:r w:rsidR="00C22FC7">
          <w:rPr>
            <w:rFonts w:hint="eastAsia"/>
          </w:rPr>
          <w:t xml:space="preserve"> ea</w:t>
        </w:r>
      </w:ins>
      <w:ins w:id="289" w:author="Reviewer" w:date="2026-02-23T00:07:00Z" w16du:dateUtc="2026-02-23T00:07:00Z">
        <w:r w:rsidR="00C22FC7">
          <w:rPr>
            <w:rFonts w:hint="eastAsia"/>
          </w:rPr>
          <w:t>rlier</w:t>
        </w:r>
      </w:ins>
      <w:r>
        <w:t xml:space="preserve">. The sentence “However, this area of research has not yet been sufficiently explored, which opens a niche in the existing literature (Kim &amp; Saenkhum, 2019)” is </w:t>
      </w:r>
      <w:del w:id="290" w:author="Reviewer" w:date="2026-02-23T00:07:00Z" w16du:dateUtc="2026-02-23T00:07:00Z">
        <w:r w:rsidDel="00C22FC7">
          <w:delText xml:space="preserve">too </w:delText>
        </w:r>
      </w:del>
      <w:ins w:id="291" w:author="Reviewer" w:date="2026-02-23T00:07:00Z" w16du:dateUtc="2026-02-23T00:07:00Z">
        <w:r w:rsidR="00C22FC7">
          <w:rPr>
            <w:rFonts w:hint="eastAsia"/>
          </w:rPr>
          <w:t xml:space="preserve">somewhat </w:t>
        </w:r>
      </w:ins>
      <w:r>
        <w:t xml:space="preserve">vague. </w:t>
      </w:r>
      <w:ins w:id="292" w:author="Reviewer" w:date="2026-02-23T00:07:00Z" w16du:dateUtc="2026-02-23T00:07:00Z">
        <w:r w:rsidR="00C22FC7">
          <w:rPr>
            <w:rFonts w:hint="eastAsia"/>
          </w:rPr>
          <w:t xml:space="preserve">Please strengthen </w:t>
        </w:r>
      </w:ins>
      <w:del w:id="293" w:author="Reviewer" w:date="2026-02-23T00:07:00Z" w16du:dateUtc="2026-02-23T00:07:00Z">
        <w:r w:rsidDel="00C22FC7">
          <w:delText xml:space="preserve">Sharpen </w:delText>
        </w:r>
      </w:del>
      <w:r>
        <w:t>the gap by specifying what prior studies have missed</w:t>
      </w:r>
      <w:del w:id="294" w:author="Reviewer" w:date="2026-02-23T00:07:00Z" w16du:dateUtc="2026-02-23T00:07:00Z">
        <w:r w:rsidDel="002171DC">
          <w:delText xml:space="preserve">: “While existing work examines GenAI’s impact on writing quality or ethics, few studies explore how L2 writers negotiate their sense of self—as authors, thinkers, and members of disciplinary communities—when co-writing with AI.”  </w:delText>
        </w:r>
      </w:del>
      <w:ins w:id="295" w:author="Reviewer" w:date="2026-02-23T00:07:00Z" w16du:dateUtc="2026-02-23T00:07:00Z">
        <w:r w:rsidR="002171DC">
          <w:rPr>
            <w:rFonts w:hint="eastAsia"/>
          </w:rPr>
          <w:t>.</w:t>
        </w:r>
      </w:ins>
    </w:p>
    <w:p w14:paraId="289415CB" w14:textId="77777777" w:rsidR="007D60D6" w:rsidRDefault="007D60D6" w:rsidP="007D60D6"/>
    <w:p w14:paraId="5414E0F7" w14:textId="51D8A187" w:rsidR="007D60D6" w:rsidRDefault="007D60D6" w:rsidP="007D60D6">
      <w:r>
        <w:t xml:space="preserve">6. </w:t>
      </w:r>
      <w:ins w:id="296" w:author="Reviewer" w:date="2026-02-23T00:08:00Z" w16du:dateUtc="2026-02-23T00:08:00Z">
        <w:r w:rsidR="00031647">
          <w:rPr>
            <w:rFonts w:hint="eastAsia"/>
          </w:rPr>
          <w:t xml:space="preserve">I believe </w:t>
        </w:r>
      </w:ins>
      <w:del w:id="297" w:author="Reviewer" w:date="2026-02-23T00:08:00Z" w16du:dateUtc="2026-02-23T00:08:00Z">
        <w:r w:rsidDel="00031647">
          <w:delText xml:space="preserve">The </w:delText>
        </w:r>
      </w:del>
      <w:ins w:id="298" w:author="Reviewer" w:date="2026-02-23T00:08:00Z" w16du:dateUtc="2026-02-23T00:08:00Z">
        <w:r w:rsidR="00031647">
          <w:rPr>
            <w:rFonts w:hint="eastAsia"/>
          </w:rPr>
          <w:t>t</w:t>
        </w:r>
        <w:r w:rsidR="00031647">
          <w:t xml:space="preserve">he </w:t>
        </w:r>
      </w:ins>
      <w:r>
        <w:t xml:space="preserve">research question </w:t>
      </w:r>
      <w:del w:id="299" w:author="Reviewer" w:date="2026-02-23T00:08:00Z" w16du:dateUtc="2026-02-23T00:08:00Z">
        <w:r w:rsidDel="00031647">
          <w:delText xml:space="preserve">is clearly stated but could </w:delText>
        </w:r>
      </w:del>
      <w:ins w:id="300" w:author="Reviewer" w:date="2026-02-23T00:08:00Z" w16du:dateUtc="2026-02-23T00:08:00Z">
        <w:r w:rsidR="00031647">
          <w:rPr>
            <w:rFonts w:hint="eastAsia"/>
          </w:rPr>
          <w:t xml:space="preserve">should be </w:t>
        </w:r>
      </w:ins>
      <w:r>
        <w:t>better align</w:t>
      </w:r>
      <w:ins w:id="301" w:author="Reviewer" w:date="2026-02-23T00:08:00Z" w16du:dateUtc="2026-02-23T00:08:00Z">
        <w:r w:rsidR="00031647">
          <w:rPr>
            <w:rFonts w:hint="eastAsia"/>
          </w:rPr>
          <w:t>ed</w:t>
        </w:r>
      </w:ins>
      <w:r>
        <w:t xml:space="preserve"> with </w:t>
      </w:r>
      <w:proofErr w:type="gramStart"/>
      <w:r>
        <w:t>the theoretical</w:t>
      </w:r>
      <w:proofErr w:type="gramEnd"/>
      <w:r>
        <w:t xml:space="preserve"> framing. </w:t>
      </w:r>
      <w:del w:id="302" w:author="Reviewer" w:date="2026-02-23T00:09:00Z" w16du:dateUtc="2026-02-23T00:09:00Z">
        <w:r w:rsidDel="00E6400C">
          <w:delText xml:space="preserve">Instead of “How do academics experience and negotiate their writer identity when using GenAI…?”, revise to foreground the three selves: </w:delText>
        </w:r>
      </w:del>
      <w:ins w:id="303" w:author="Reviewer" w:date="2026-02-23T00:09:00Z" w16du:dateUtc="2026-02-23T00:09:00Z">
        <w:r w:rsidR="00E6400C">
          <w:rPr>
            <w:rFonts w:hint="eastAsia"/>
          </w:rPr>
          <w:t xml:space="preserve">Please consider this version: </w:t>
        </w:r>
      </w:ins>
      <w:del w:id="304" w:author="Reviewer" w:date="2026-02-23T00:09:00Z" w16du:dateUtc="2026-02-23T00:09:00Z">
        <w:r w:rsidDel="00E6400C">
          <w:delText>“</w:delText>
        </w:r>
      </w:del>
      <w:r>
        <w:t>How do L2 academics reconstruct their autobiographical, discoursal, and authorial selves—and potentially develop new dimensions of identity—through engagement with GenAI in academic writing?</w:t>
      </w:r>
      <w:del w:id="305" w:author="Reviewer" w:date="2026-02-23T00:09:00Z" w16du:dateUtc="2026-02-23T00:09:00Z">
        <w:r w:rsidDel="00E6400C">
          <w:delText>”</w:delText>
        </w:r>
      </w:del>
    </w:p>
    <w:p w14:paraId="400743DD" w14:textId="77777777" w:rsidR="007D60D6" w:rsidRDefault="007D60D6" w:rsidP="007D60D6"/>
    <w:p w14:paraId="71C350D8" w14:textId="368A9131" w:rsidR="007D60D6" w:rsidRDefault="007D60D6" w:rsidP="007D60D6">
      <w:r>
        <w:t xml:space="preserve">&lt;Literature Review&gt;  </w:t>
      </w:r>
    </w:p>
    <w:p w14:paraId="6D016D52" w14:textId="69957A76" w:rsidR="007D60D6" w:rsidRDefault="007D60D6" w:rsidP="007D60D6">
      <w:r>
        <w:t xml:space="preserve">7. The LR thoroughly covers L2 writer identity and GenAI’s role in writing, but </w:t>
      </w:r>
      <w:del w:id="306" w:author="Reviewer" w:date="2026-02-23T00:11:00Z" w16du:dateUtc="2026-02-23T00:11:00Z">
        <w:r w:rsidDel="00651509">
          <w:delText>the subsection “2.2. Writer identity and the role of GenAI in L2 academic writing” conflates descriptive reporting with argumentation. Each paragraph should follow the Toulmin model: claim → evidence → warrant.</w:delText>
        </w:r>
      </w:del>
      <w:ins w:id="307" w:author="Reviewer" w:date="2026-02-23T00:11:00Z" w16du:dateUtc="2026-02-23T00:11:00Z">
        <w:r w:rsidR="00651509">
          <w:rPr>
            <w:rFonts w:hint="eastAsia"/>
          </w:rPr>
          <w:t>some sentences need to b</w:t>
        </w:r>
      </w:ins>
      <w:ins w:id="308" w:author="Reviewer" w:date="2026-02-23T00:12:00Z" w16du:dateUtc="2026-02-23T00:12:00Z">
        <w:r w:rsidR="00651509">
          <w:rPr>
            <w:rFonts w:hint="eastAsia"/>
          </w:rPr>
          <w:t>e rewritten for a better logical flow.</w:t>
        </w:r>
      </w:ins>
      <w:r>
        <w:t xml:space="preserve"> For </w:t>
      </w:r>
      <w:del w:id="309" w:author="Reviewer" w:date="2026-02-23T00:12:00Z" w16du:dateUtc="2026-02-23T00:12:00Z">
        <w:r w:rsidDel="00651509">
          <w:delText>instance</w:delText>
        </w:r>
      </w:del>
      <w:ins w:id="310" w:author="Reviewer" w:date="2026-02-23T00:12:00Z" w16du:dateUtc="2026-02-23T00:12:00Z">
        <w:r w:rsidR="00651509">
          <w:rPr>
            <w:rFonts w:hint="eastAsia"/>
          </w:rPr>
          <w:t>example</w:t>
        </w:r>
      </w:ins>
      <w:r>
        <w:t xml:space="preserve">, </w:t>
      </w:r>
      <w:del w:id="311" w:author="Reviewer" w:date="2026-02-23T00:12:00Z" w16du:dateUtc="2026-02-23T00:12:00Z">
        <w:r w:rsidDel="00490671">
          <w:delText xml:space="preserve">after stating that </w:delText>
        </w:r>
      </w:del>
      <w:r>
        <w:t xml:space="preserve">“GenAI now functions as an accessible and responsive support system,” </w:t>
      </w:r>
      <w:ins w:id="312" w:author="Reviewer" w:date="2026-02-23T00:12:00Z" w16du:dateUtc="2026-02-23T00:12:00Z">
        <w:r w:rsidR="00490671">
          <w:rPr>
            <w:rFonts w:hint="eastAsia"/>
          </w:rPr>
          <w:t xml:space="preserve">can be </w:t>
        </w:r>
      </w:ins>
      <w:r>
        <w:t>immediately link</w:t>
      </w:r>
      <w:ins w:id="313" w:author="Reviewer" w:date="2026-02-23T00:12:00Z" w16du:dateUtc="2026-02-23T00:12:00Z">
        <w:r w:rsidR="00490671">
          <w:rPr>
            <w:rFonts w:hint="eastAsia"/>
          </w:rPr>
          <w:t>ed</w:t>
        </w:r>
      </w:ins>
      <w:r>
        <w:t xml:space="preserve"> </w:t>
      </w:r>
      <w:del w:id="314" w:author="Reviewer" w:date="2026-02-23T00:12:00Z" w16du:dateUtc="2026-02-23T00:12:00Z">
        <w:r w:rsidDel="00490671">
          <w:delText xml:space="preserve">this </w:delText>
        </w:r>
      </w:del>
      <w:r>
        <w:t>to identity consequences</w:t>
      </w:r>
      <w:del w:id="315" w:author="Reviewer" w:date="2026-02-23T00:12:00Z" w16du:dateUtc="2026-02-23T00:12:00Z">
        <w:r w:rsidDel="00490671">
          <w:delText xml:space="preserve">: </w:delText>
        </w:r>
      </w:del>
      <w:ins w:id="316" w:author="Reviewer" w:date="2026-02-23T00:12:00Z" w16du:dateUtc="2026-02-23T00:12:00Z">
        <w:r w:rsidR="00490671">
          <w:rPr>
            <w:rFonts w:hint="eastAsia"/>
          </w:rPr>
          <w:t xml:space="preserve"> such as</w:t>
        </w:r>
        <w:r w:rsidR="00490671">
          <w:t xml:space="preserve"> </w:t>
        </w:r>
      </w:ins>
      <w:r>
        <w:t>“This shift reconfigures the writer’s relationship to voice and agency, raising questions about whether AI-mediated fluency strengthens or erodes authentic authorial presence (Wang, Xu, &amp; Tan, 2025).”</w:t>
      </w:r>
      <w:del w:id="317" w:author="Reviewer" w:date="2026-02-23T00:12:00Z" w16du:dateUtc="2026-02-23T00:12:00Z">
        <w:r w:rsidDel="00490671">
          <w:delText xml:space="preserve">  </w:delText>
        </w:r>
      </w:del>
    </w:p>
    <w:p w14:paraId="6ACBD08F" w14:textId="77777777" w:rsidR="007D60D6" w:rsidRDefault="007D60D6" w:rsidP="007D60D6"/>
    <w:p w14:paraId="280CDBD6" w14:textId="5DC0CF88" w:rsidR="007D60D6" w:rsidRDefault="007D60D6" w:rsidP="007D60D6">
      <w:r>
        <w:t xml:space="preserve">8. The </w:t>
      </w:r>
      <w:del w:id="318" w:author="Reviewer" w:date="2026-02-23T00:28:00Z" w16du:dateUtc="2026-02-23T00:28:00Z">
        <w:r w:rsidDel="00D830D4">
          <w:delText xml:space="preserve">transition into </w:delText>
        </w:r>
      </w:del>
      <w:ins w:id="319" w:author="Reviewer" w:date="2026-02-23T00:28:00Z" w16du:dateUtc="2026-02-23T00:28:00Z">
        <w:r w:rsidR="00D830D4">
          <w:rPr>
            <w:rFonts w:hint="eastAsia"/>
          </w:rPr>
          <w:t xml:space="preserve">movement to </w:t>
        </w:r>
      </w:ins>
      <w:r>
        <w:t xml:space="preserve">the theoretical framework (Section 2.3) is </w:t>
      </w:r>
      <w:ins w:id="320" w:author="Reviewer" w:date="2026-02-23T00:13:00Z" w16du:dateUtc="2026-02-23T00:13:00Z">
        <w:r w:rsidR="00351F11">
          <w:rPr>
            <w:rFonts w:hint="eastAsia"/>
          </w:rPr>
          <w:t xml:space="preserve">a bit </w:t>
        </w:r>
      </w:ins>
      <w:r>
        <w:t>abrupt. Before introducing Clark and Ivani</w:t>
      </w:r>
      <w:r>
        <w:rPr>
          <w:rFonts w:ascii="Calibri" w:hAnsi="Calibri" w:cs="Calibri"/>
        </w:rPr>
        <w:t>č</w:t>
      </w:r>
      <w:r>
        <w:t xml:space="preserve"> (1997), </w:t>
      </w:r>
      <w:ins w:id="321" w:author="Reviewer" w:date="2026-02-23T00:13:00Z" w16du:dateUtc="2026-02-23T00:13:00Z">
        <w:r w:rsidR="00952BFC">
          <w:rPr>
            <w:rFonts w:hint="eastAsia"/>
          </w:rPr>
          <w:t xml:space="preserve">please </w:t>
        </w:r>
      </w:ins>
      <w:r>
        <w:t xml:space="preserve">explicitly justify why this framework is </w:t>
      </w:r>
      <w:del w:id="322" w:author="Reviewer" w:date="2026-02-23T00:13:00Z" w16du:dateUtc="2026-02-23T00:13:00Z">
        <w:r w:rsidDel="00952BFC">
          <w:delText xml:space="preserve">suited </w:delText>
        </w:r>
      </w:del>
      <w:ins w:id="323" w:author="Reviewer" w:date="2026-02-23T00:13:00Z" w16du:dateUtc="2026-02-23T00:13:00Z">
        <w:r w:rsidR="00952BFC">
          <w:rPr>
            <w:rFonts w:hint="eastAsia"/>
          </w:rPr>
          <w:t xml:space="preserve">given </w:t>
        </w:r>
      </w:ins>
      <w:r>
        <w:t>to studying AI-mediated writing</w:t>
      </w:r>
      <w:del w:id="324" w:author="Reviewer" w:date="2026-02-23T00:13:00Z" w16du:dateUtc="2026-02-23T00:13:00Z">
        <w:r w:rsidDel="00952BFC">
          <w:delText xml:space="preserve">: </w:delText>
        </w:r>
        <w:r w:rsidDel="00952BFC">
          <w:rPr>
            <w:rFonts w:ascii="맑은 고딕" w:eastAsia="맑은 고딕" w:hAnsi="맑은 고딕" w:cs="맑은 고딕" w:hint="eastAsia"/>
          </w:rPr>
          <w:delText>“</w:delText>
        </w:r>
        <w:r w:rsidDel="00952BFC">
          <w:delText>Because Clark and Ivani</w:delText>
        </w:r>
        <w:r w:rsidDel="00952BFC">
          <w:rPr>
            <w:rFonts w:ascii="Calibri" w:hAnsi="Calibri" w:cs="Calibri"/>
          </w:rPr>
          <w:delText>č</w:delText>
        </w:r>
        <w:r w:rsidDel="00952BFC">
          <w:delText xml:space="preserve"> conceptualize identity as enacted through textual choices, social positioning, and self-narrative</w:delText>
        </w:r>
        <w:r w:rsidDel="00952BFC">
          <w:rPr>
            <w:rFonts w:ascii="맑은 고딕" w:eastAsia="맑은 고딕" w:hAnsi="맑은 고딕" w:cs="맑은 고딕" w:hint="eastAsia"/>
          </w:rPr>
          <w:delText>—</w:delText>
        </w:r>
        <w:r w:rsidDel="00952BFC">
          <w:delText>dimensions directly reshaped by AI interaction</w:delText>
        </w:r>
        <w:r w:rsidDel="00952BFC">
          <w:rPr>
            <w:rFonts w:ascii="맑은 고딕" w:eastAsia="맑은 고딕" w:hAnsi="맑은 고딕" w:cs="맑은 고딕" w:hint="eastAsia"/>
          </w:rPr>
          <w:delText>—</w:delText>
        </w:r>
        <w:r w:rsidDel="00952BFC">
          <w:delText>their model offers a robust lens for analyzing identity (re)construction in GenAI contexts.</w:delText>
        </w:r>
        <w:r w:rsidDel="00952BFC">
          <w:rPr>
            <w:rFonts w:ascii="맑은 고딕" w:eastAsia="맑은 고딕" w:hAnsi="맑은 고딕" w:cs="맑은 고딕" w:hint="eastAsia"/>
          </w:rPr>
          <w:delText>”</w:delText>
        </w:r>
      </w:del>
      <w:ins w:id="325" w:author="Reviewer" w:date="2026-02-23T00:13:00Z" w16du:dateUtc="2026-02-23T00:13:00Z">
        <w:r w:rsidR="00952BFC">
          <w:rPr>
            <w:rFonts w:hint="eastAsia"/>
          </w:rPr>
          <w:t>.</w:t>
        </w:r>
      </w:ins>
    </w:p>
    <w:p w14:paraId="105A6B26" w14:textId="77777777" w:rsidR="007D60D6" w:rsidRDefault="007D60D6" w:rsidP="007D60D6"/>
    <w:p w14:paraId="77CD5270" w14:textId="7CF0DE69" w:rsidR="007D60D6" w:rsidRDefault="007D60D6" w:rsidP="007D60D6">
      <w:r>
        <w:t xml:space="preserve">&lt;Methodology&gt;  </w:t>
      </w:r>
    </w:p>
    <w:p w14:paraId="1AE09763" w14:textId="5C671876" w:rsidR="007D60D6" w:rsidRDefault="007D60D6" w:rsidP="007D60D6">
      <w:r>
        <w:t xml:space="preserve">9. The description of data collection </w:t>
      </w:r>
      <w:del w:id="326" w:author="Reviewer" w:date="2026-02-23T00:14:00Z" w16du:dateUtc="2026-02-23T00:14:00Z">
        <w:r w:rsidDel="00952BFC">
          <w:delText xml:space="preserve">lacks </w:delText>
        </w:r>
      </w:del>
      <w:ins w:id="327" w:author="Reviewer" w:date="2026-02-23T00:14:00Z" w16du:dateUtc="2026-02-23T00:14:00Z">
        <w:r w:rsidR="00952BFC">
          <w:rPr>
            <w:rFonts w:hint="eastAsia"/>
          </w:rPr>
          <w:t xml:space="preserve">needs </w:t>
        </w:r>
      </w:ins>
      <w:r>
        <w:t xml:space="preserve">operational </w:t>
      </w:r>
      <w:del w:id="328" w:author="Reviewer" w:date="2026-02-23T00:14:00Z" w16du:dateUtc="2026-02-23T00:14:00Z">
        <w:r w:rsidDel="00952BFC">
          <w:delText>clarity</w:delText>
        </w:r>
      </w:del>
      <w:ins w:id="329" w:author="Reviewer" w:date="2026-02-23T00:14:00Z" w16du:dateUtc="2026-02-23T00:14:00Z">
        <w:r w:rsidR="00952BFC">
          <w:rPr>
            <w:rFonts w:hint="eastAsia"/>
          </w:rPr>
          <w:t>measurement</w:t>
        </w:r>
      </w:ins>
      <w:r>
        <w:t xml:space="preserve">. The phrase “an anonymous online survey and written interviews” does not </w:t>
      </w:r>
      <w:ins w:id="330" w:author="Reviewer" w:date="2026-02-23T00:14:00Z" w16du:dateUtc="2026-02-23T00:14:00Z">
        <w:r w:rsidR="000B5366">
          <w:rPr>
            <w:rFonts w:hint="eastAsia"/>
          </w:rPr>
          <w:t xml:space="preserve">sufficiently </w:t>
        </w:r>
      </w:ins>
      <w:r>
        <w:t>specify instrument design.</w:t>
      </w:r>
      <w:ins w:id="331" w:author="Reviewer" w:date="2026-02-23T00:14:00Z" w16du:dateUtc="2026-02-23T00:14:00Z">
        <w:r w:rsidR="000B5366">
          <w:rPr>
            <w:rFonts w:hint="eastAsia"/>
          </w:rPr>
          <w:t xml:space="preserve"> This part, I believe, needs a bit elaboration.</w:t>
        </w:r>
      </w:ins>
      <w:del w:id="332" w:author="Reviewer" w:date="2026-02-23T00:14:00Z" w16du:dateUtc="2026-02-23T00:14:00Z">
        <w:r w:rsidDel="000B5366">
          <w:delText xml:space="preserve"> Clarify: “The survey included seven open-ended items probing participants’ writing histories, motivations for GenAI use, and perceived changes in voice and confidence. The follow-up written interview guide contained eight prompts inviting deeper reflection on authorship, ethics, and identity negotiation.” </w:delText>
        </w:r>
      </w:del>
      <w:r>
        <w:t xml:space="preserve"> </w:t>
      </w:r>
    </w:p>
    <w:p w14:paraId="351C7ED1" w14:textId="77777777" w:rsidR="007D60D6" w:rsidRDefault="007D60D6" w:rsidP="007D60D6"/>
    <w:p w14:paraId="2139E734" w14:textId="6C3723B7" w:rsidR="007D60D6" w:rsidRDefault="007D60D6" w:rsidP="007D60D6">
      <w:r>
        <w:t xml:space="preserve">10. The sampling </w:t>
      </w:r>
      <w:del w:id="333" w:author="Reviewer" w:date="2026-02-23T00:14:00Z" w16du:dateUtc="2026-02-23T00:14:00Z">
        <w:r w:rsidDel="00001F9D">
          <w:delText xml:space="preserve">rationale </w:delText>
        </w:r>
      </w:del>
      <w:ins w:id="334" w:author="Reviewer" w:date="2026-02-23T00:14:00Z" w16du:dateUtc="2026-02-23T00:14:00Z">
        <w:r w:rsidR="00001F9D">
          <w:rPr>
            <w:rFonts w:hint="eastAsia"/>
          </w:rPr>
          <w:t xml:space="preserve">process </w:t>
        </w:r>
      </w:ins>
      <w:r>
        <w:t xml:space="preserve">needs </w:t>
      </w:r>
      <w:del w:id="335" w:author="Reviewer" w:date="2026-02-23T00:15:00Z" w16du:dateUtc="2026-02-23T00:15:00Z">
        <w:r w:rsidDel="00B45594">
          <w:delText>strengthening</w:delText>
        </w:r>
      </w:del>
      <w:ins w:id="336" w:author="Reviewer" w:date="2026-02-23T00:15:00Z" w16du:dateUtc="2026-02-23T00:15:00Z">
        <w:r w:rsidR="00B45594">
          <w:rPr>
            <w:rFonts w:hint="eastAsia"/>
          </w:rPr>
          <w:t>elaboration</w:t>
        </w:r>
      </w:ins>
      <w:r>
        <w:t xml:space="preserve">. </w:t>
      </w:r>
      <w:del w:id="337" w:author="Reviewer" w:date="2026-02-23T00:15:00Z" w16du:dateUtc="2026-02-23T00:15:00Z">
        <w:r w:rsidDel="00B45594">
          <w:delText>While t</w:delText>
        </w:r>
      </w:del>
      <w:ins w:id="338" w:author="Reviewer" w:date="2026-02-23T00:15:00Z" w16du:dateUtc="2026-02-23T00:15:00Z">
        <w:r w:rsidR="00B45594">
          <w:rPr>
            <w:rFonts w:hint="eastAsia"/>
          </w:rPr>
          <w:t>T</w:t>
        </w:r>
      </w:ins>
      <w:r>
        <w:t xml:space="preserve">he paper </w:t>
      </w:r>
      <w:del w:id="339" w:author="Reviewer" w:date="2026-02-23T00:15:00Z" w16du:dateUtc="2026-02-23T00:15:00Z">
        <w:r w:rsidDel="00B45594">
          <w:delText xml:space="preserve">notes </w:delText>
        </w:r>
      </w:del>
      <w:ins w:id="340" w:author="Reviewer" w:date="2026-02-23T00:15:00Z" w16du:dateUtc="2026-02-23T00:15:00Z">
        <w:r w:rsidR="00B45594">
          <w:rPr>
            <w:rFonts w:hint="eastAsia"/>
          </w:rPr>
          <w:t>describes that</w:t>
        </w:r>
        <w:r w:rsidR="00B45594">
          <w:t xml:space="preserve"> </w:t>
        </w:r>
      </w:ins>
      <w:r>
        <w:t xml:space="preserve">participants come from “diverse linguistic and disciplinary backgrounds,” it does not explain how this diversity serves the research </w:t>
      </w:r>
      <w:del w:id="341" w:author="Reviewer" w:date="2026-02-23T00:15:00Z" w16du:dateUtc="2026-02-23T00:15:00Z">
        <w:r w:rsidDel="00B45594">
          <w:delText>aim</w:delText>
        </w:r>
      </w:del>
      <w:ins w:id="342" w:author="Reviewer" w:date="2026-02-23T00:15:00Z" w16du:dateUtc="2026-02-23T00:15:00Z">
        <w:r w:rsidR="00B45594">
          <w:rPr>
            <w:rFonts w:hint="eastAsia"/>
          </w:rPr>
          <w:t>goal</w:t>
        </w:r>
      </w:ins>
      <w:r>
        <w:t xml:space="preserve">. </w:t>
      </w:r>
      <w:del w:id="343" w:author="Reviewer" w:date="2026-02-23T00:16:00Z" w16du:dateUtc="2026-02-23T00:16:00Z">
        <w:r w:rsidDel="002D5C12">
          <w:delText>Add:</w:delText>
        </w:r>
      </w:del>
      <w:ins w:id="344" w:author="Reviewer" w:date="2026-02-23T00:16:00Z" w16du:dateUtc="2026-02-23T00:16:00Z">
        <w:r w:rsidR="002D5C12">
          <w:rPr>
            <w:rFonts w:hint="eastAsia"/>
          </w:rPr>
          <w:t>For example, the authors can add</w:t>
        </w:r>
      </w:ins>
      <w:r>
        <w:t xml:space="preserve"> “Disciplinary variation was intentionally sampled to capture how identity negotiation may differ across fields with distinct rhetorical norms (e.g., applied linguistics vs. STEM).”  </w:t>
      </w:r>
    </w:p>
    <w:p w14:paraId="4567701C" w14:textId="77777777" w:rsidR="007D60D6" w:rsidRDefault="007D60D6" w:rsidP="007D60D6"/>
    <w:p w14:paraId="2C44C12F" w14:textId="7C7A0746" w:rsidR="007D60D6" w:rsidRDefault="007D60D6" w:rsidP="007D60D6">
      <w:r>
        <w:t xml:space="preserve">11. </w:t>
      </w:r>
      <w:ins w:id="345" w:author="Reviewer" w:date="2026-02-23T00:19:00Z" w16du:dateUtc="2026-02-23T00:19:00Z">
        <w:r w:rsidR="00E944A9">
          <w:rPr>
            <w:rFonts w:hint="eastAsia"/>
          </w:rPr>
          <w:t xml:space="preserve">Please check if </w:t>
        </w:r>
      </w:ins>
      <w:del w:id="346" w:author="Reviewer" w:date="2026-02-23T00:19:00Z" w16du:dateUtc="2026-02-23T00:19:00Z">
        <w:r w:rsidDel="00E944A9">
          <w:delText xml:space="preserve">No </w:delText>
        </w:r>
      </w:del>
      <w:r>
        <w:t xml:space="preserve">figure or table </w:t>
      </w:r>
      <w:ins w:id="347" w:author="Reviewer" w:date="2026-02-23T00:19:00Z" w16du:dateUtc="2026-02-23T00:19:00Z">
        <w:r w:rsidR="00E944A9">
          <w:rPr>
            <w:rFonts w:hint="eastAsia"/>
          </w:rPr>
          <w:t xml:space="preserve">is necessary to </w:t>
        </w:r>
      </w:ins>
      <w:r>
        <w:t>visualize</w:t>
      </w:r>
      <w:del w:id="348" w:author="Reviewer" w:date="2026-02-23T00:19:00Z" w16du:dateUtc="2026-02-23T00:19:00Z">
        <w:r w:rsidDel="00E944A9">
          <w:delText>s</w:delText>
        </w:r>
      </w:del>
      <w:r>
        <w:t xml:space="preserve"> the analytical process. Given the complex interplay between deductive (Clark &amp; Ivani</w:t>
      </w:r>
      <w:r>
        <w:rPr>
          <w:rFonts w:ascii="Calibri" w:hAnsi="Calibri" w:cs="Calibri"/>
        </w:rPr>
        <w:t>č</w:t>
      </w:r>
      <w:r>
        <w:t xml:space="preserve">) and inductive coding, </w:t>
      </w:r>
      <w:ins w:id="349" w:author="Reviewer" w:date="2026-02-23T00:19:00Z" w16du:dateUtc="2026-02-23T00:19:00Z">
        <w:r w:rsidR="00E944A9">
          <w:rPr>
            <w:rFonts w:hint="eastAsia"/>
          </w:rPr>
          <w:t>I belie</w:t>
        </w:r>
      </w:ins>
      <w:ins w:id="350" w:author="Reviewer" w:date="2026-02-23T00:20:00Z" w16du:dateUtc="2026-02-23T00:20:00Z">
        <w:r w:rsidR="00E944A9">
          <w:rPr>
            <w:rFonts w:hint="eastAsia"/>
          </w:rPr>
          <w:t xml:space="preserve">ve it would be a good idea to </w:t>
        </w:r>
      </w:ins>
      <w:r>
        <w:t xml:space="preserve">include a flowchart (as Figure 1) showing: (a) initial application of the three selves, (b) emergent subcodes under each, and (c) the inductive emergence of the </w:t>
      </w:r>
      <w:r>
        <w:rPr>
          <w:rFonts w:ascii="맑은 고딕" w:eastAsia="맑은 고딕" w:hAnsi="맑은 고딕" w:cs="맑은 고딕" w:hint="eastAsia"/>
        </w:rPr>
        <w:t>“</w:t>
      </w:r>
      <w:r>
        <w:t>technologically mediated self.</w:t>
      </w:r>
      <w:r>
        <w:rPr>
          <w:rFonts w:ascii="맑은 고딕" w:eastAsia="맑은 고딕" w:hAnsi="맑은 고딕" w:cs="맑은 고딕" w:hint="eastAsia"/>
        </w:rPr>
        <w:t>”</w:t>
      </w:r>
      <w:del w:id="351" w:author="Reviewer" w:date="2026-02-23T00:20:00Z" w16du:dateUtc="2026-02-23T00:20:00Z">
        <w:r w:rsidDel="00E944A9">
          <w:delText xml:space="preserve"> This would enhance transparency and replicability.</w:delText>
        </w:r>
      </w:del>
    </w:p>
    <w:p w14:paraId="64B3E7D6" w14:textId="77777777" w:rsidR="007D60D6" w:rsidRDefault="007D60D6" w:rsidP="007D60D6"/>
    <w:p w14:paraId="64D1ECAF" w14:textId="3F916BA3" w:rsidR="007D60D6" w:rsidRDefault="007D60D6" w:rsidP="007D60D6">
      <w:r>
        <w:t xml:space="preserve">&lt;Findings&gt;  </w:t>
      </w:r>
    </w:p>
    <w:p w14:paraId="6471DDA6" w14:textId="56E07597" w:rsidR="007D60D6" w:rsidRDefault="007D60D6" w:rsidP="007D60D6">
      <w:r>
        <w:t xml:space="preserve">12. The Findings section is well-structured </w:t>
      </w:r>
      <w:del w:id="352" w:author="Reviewer" w:date="2026-02-23T00:20:00Z" w16du:dateUtc="2026-02-23T00:20:00Z">
        <w:r w:rsidDel="003C7931">
          <w:delText xml:space="preserve">around </w:delText>
        </w:r>
      </w:del>
      <w:ins w:id="353" w:author="Reviewer" w:date="2026-02-23T00:20:00Z" w16du:dateUtc="2026-02-23T00:20:00Z">
        <w:r w:rsidR="003C7931">
          <w:rPr>
            <w:rFonts w:hint="eastAsia"/>
          </w:rPr>
          <w:t xml:space="preserve">regarding </w:t>
        </w:r>
      </w:ins>
      <w:r>
        <w:t xml:space="preserve">the four selves, but the presentation of the “technologically mediated self” reads more like a theoretical </w:t>
      </w:r>
      <w:del w:id="354" w:author="Reviewer" w:date="2026-02-23T00:20:00Z" w16du:dateUtc="2026-02-23T00:20:00Z">
        <w:r w:rsidDel="003C7931">
          <w:delText xml:space="preserve">assertion </w:delText>
        </w:r>
      </w:del>
      <w:ins w:id="355" w:author="Reviewer" w:date="2026-02-23T00:20:00Z" w16du:dateUtc="2026-02-23T00:20:00Z">
        <w:r w:rsidR="003C7931">
          <w:rPr>
            <w:rFonts w:hint="eastAsia"/>
          </w:rPr>
          <w:t>explanation</w:t>
        </w:r>
        <w:r w:rsidR="003C7931">
          <w:t xml:space="preserve"> </w:t>
        </w:r>
      </w:ins>
      <w:r>
        <w:t>than an inductive discovery</w:t>
      </w:r>
      <w:ins w:id="356" w:author="Reviewer" w:date="2026-02-23T00:20:00Z" w16du:dateUtc="2026-02-23T00:20:00Z">
        <w:r w:rsidR="003C7931">
          <w:rPr>
            <w:rFonts w:hint="eastAsia"/>
          </w:rPr>
          <w:t xml:space="preserve"> of emerging data</w:t>
        </w:r>
      </w:ins>
      <w:r>
        <w:t xml:space="preserve">. </w:t>
      </w:r>
      <w:ins w:id="357" w:author="Reviewer" w:date="2026-02-23T00:21:00Z" w16du:dateUtc="2026-02-23T00:21:00Z">
        <w:r w:rsidR="00577198">
          <w:rPr>
            <w:rFonts w:hint="eastAsia"/>
          </w:rPr>
          <w:t xml:space="preserve">Please </w:t>
        </w:r>
      </w:ins>
      <w:del w:id="358" w:author="Reviewer" w:date="2026-02-23T00:21:00Z" w16du:dateUtc="2026-02-23T00:21:00Z">
        <w:r w:rsidDel="00577198">
          <w:delText xml:space="preserve">Anchor </w:delText>
        </w:r>
      </w:del>
      <w:ins w:id="359" w:author="Reviewer" w:date="2026-02-23T00:21:00Z" w16du:dateUtc="2026-02-23T00:21:00Z">
        <w:r w:rsidR="00577198">
          <w:rPr>
            <w:rFonts w:hint="eastAsia"/>
          </w:rPr>
          <w:t>a</w:t>
        </w:r>
        <w:r w:rsidR="00577198">
          <w:t xml:space="preserve">nchor </w:t>
        </w:r>
      </w:ins>
      <w:r>
        <w:t>each sub</w:t>
      </w:r>
      <w:ins w:id="360" w:author="Reviewer" w:date="2026-02-23T00:21:00Z" w16du:dateUtc="2026-02-23T00:21:00Z">
        <w:r w:rsidR="00577198">
          <w:rPr>
            <w:rFonts w:hint="eastAsia"/>
          </w:rPr>
          <w:t>-</w:t>
        </w:r>
      </w:ins>
      <w:r>
        <w:t>theme in direct participant quotes. For example, instead of stating “Participants described AI as amplifying their reasoning,” lead with</w:t>
      </w:r>
      <w:del w:id="361" w:author="Reviewer" w:date="2026-02-23T00:21:00Z" w16du:dateUtc="2026-02-23T00:21:00Z">
        <w:r w:rsidDel="00B046B2">
          <w:delText>:</w:delText>
        </w:r>
      </w:del>
      <w:r>
        <w:t xml:space="preserve"> “One participant explained, ‘It helps me see some certain structure in my discourse with logical reasoning’—illustrating how GenAI functioned as a cognitive scaffold.” </w:t>
      </w:r>
      <w:del w:id="362" w:author="Reviewer" w:date="2026-02-23T00:21:00Z" w16du:dateUtc="2026-02-23T00:21:00Z">
        <w:r w:rsidDel="00B046B2">
          <w:delText xml:space="preserve"> </w:delText>
        </w:r>
      </w:del>
    </w:p>
    <w:p w14:paraId="7F510E9B" w14:textId="77777777" w:rsidR="007D60D6" w:rsidRDefault="007D60D6" w:rsidP="007D60D6"/>
    <w:p w14:paraId="63AA4053" w14:textId="1F3A2453" w:rsidR="007D60D6" w:rsidRDefault="007D60D6" w:rsidP="007D60D6">
      <w:r>
        <w:t xml:space="preserve">13. Table 1 (participant demographics) is helpful but </w:t>
      </w:r>
      <w:del w:id="363" w:author="Reviewer" w:date="2026-02-23T00:21:00Z" w16du:dateUtc="2026-02-23T00:21:00Z">
        <w:r w:rsidDel="00845DCA">
          <w:delText>incomplete</w:delText>
        </w:r>
      </w:del>
      <w:ins w:id="364" w:author="Reviewer" w:date="2026-02-23T00:21:00Z" w16du:dateUtc="2026-02-23T00:21:00Z">
        <w:r w:rsidR="00845DCA">
          <w:rPr>
            <w:rFonts w:hint="eastAsia"/>
          </w:rPr>
          <w:t>needs some elaborations, I believe</w:t>
        </w:r>
      </w:ins>
      <w:r>
        <w:t xml:space="preserve">. </w:t>
      </w:r>
      <w:ins w:id="365" w:author="Reviewer" w:date="2026-02-23T00:21:00Z" w16du:dateUtc="2026-02-23T00:21:00Z">
        <w:r w:rsidR="00845DCA">
          <w:rPr>
            <w:rFonts w:hint="eastAsia"/>
          </w:rPr>
          <w:t>Plea</w:t>
        </w:r>
      </w:ins>
      <w:ins w:id="366" w:author="Reviewer" w:date="2026-02-23T00:22:00Z" w16du:dateUtc="2026-02-23T00:22:00Z">
        <w:r w:rsidR="00845DCA">
          <w:rPr>
            <w:rFonts w:hint="eastAsia"/>
          </w:rPr>
          <w:t xml:space="preserve">se consider </w:t>
        </w:r>
      </w:ins>
      <w:del w:id="367" w:author="Reviewer" w:date="2026-02-23T00:22:00Z" w16du:dateUtc="2026-02-23T00:22:00Z">
        <w:r w:rsidDel="00845DCA">
          <w:delText xml:space="preserve">Add </w:delText>
        </w:r>
      </w:del>
      <w:ins w:id="368" w:author="Reviewer" w:date="2026-02-23T00:22:00Z" w16du:dateUtc="2026-02-23T00:22:00Z">
        <w:r w:rsidR="00845DCA">
          <w:rPr>
            <w:rFonts w:hint="eastAsia"/>
          </w:rPr>
          <w:t>a</w:t>
        </w:r>
        <w:r w:rsidR="00845DCA">
          <w:t>dd</w:t>
        </w:r>
        <w:r w:rsidR="00845DCA">
          <w:rPr>
            <w:rFonts w:hint="eastAsia"/>
          </w:rPr>
          <w:t>ing</w:t>
        </w:r>
        <w:r w:rsidR="00845DCA">
          <w:t xml:space="preserve"> </w:t>
        </w:r>
      </w:ins>
      <w:r>
        <w:t>columns for: (a) primary L1, (b) years of L2 academic publishing, and (c) main GenAI tools used.</w:t>
      </w:r>
      <w:del w:id="369" w:author="Reviewer" w:date="2026-02-23T00:22:00Z" w16du:dateUtc="2026-02-23T00:22:00Z">
        <w:r w:rsidDel="00845DCA">
          <w:delText xml:space="preserve"> This contextual information is essential for interpreting identity negotiations across linguistic and experiential trajectories.</w:delText>
        </w:r>
      </w:del>
    </w:p>
    <w:p w14:paraId="15729F46" w14:textId="77777777" w:rsidR="007D60D6" w:rsidRDefault="007D60D6" w:rsidP="007D60D6"/>
    <w:p w14:paraId="69550237" w14:textId="48DB320B" w:rsidR="007D60D6" w:rsidRDefault="007D60D6" w:rsidP="007D60D6">
      <w:r>
        <w:t xml:space="preserve">&lt;Discussion&gt;  </w:t>
      </w:r>
    </w:p>
    <w:p w14:paraId="7D42E440" w14:textId="2B4B6C28" w:rsidR="007D60D6" w:rsidRDefault="007D60D6" w:rsidP="007D60D6">
      <w:r>
        <w:t xml:space="preserve">14. The Discussion </w:t>
      </w:r>
      <w:del w:id="370" w:author="Reviewer" w:date="2026-02-23T00:22:00Z" w16du:dateUtc="2026-02-23T00:22:00Z">
        <w:r w:rsidDel="00B551AA">
          <w:delText>effectively links findings to the literature but occasionally</w:delText>
        </w:r>
      </w:del>
      <w:ins w:id="371" w:author="Reviewer" w:date="2026-02-23T00:22:00Z" w16du:dateUtc="2026-02-23T00:22:00Z">
        <w:r w:rsidR="00B551AA">
          <w:rPr>
            <w:rFonts w:hint="eastAsia"/>
          </w:rPr>
          <w:t xml:space="preserve">seems </w:t>
        </w:r>
        <w:proofErr w:type="spellStart"/>
        <w:r w:rsidR="00B551AA">
          <w:rPr>
            <w:rFonts w:hint="eastAsia"/>
          </w:rPr>
          <w:t>to</w:t>
        </w:r>
        <w:proofErr w:type="spellEnd"/>
        <w:r w:rsidR="00B551AA">
          <w:rPr>
            <w:rFonts w:hint="eastAsia"/>
          </w:rPr>
          <w:t xml:space="preserve"> often include</w:t>
        </w:r>
      </w:ins>
      <w:r>
        <w:t xml:space="preserve"> </w:t>
      </w:r>
      <w:del w:id="372" w:author="Reviewer" w:date="2026-02-23T00:22:00Z" w16du:dateUtc="2026-02-23T00:22:00Z">
        <w:r w:rsidDel="00B551AA">
          <w:delText>overclaims</w:delText>
        </w:r>
      </w:del>
      <w:ins w:id="373" w:author="Reviewer" w:date="2026-02-23T00:22:00Z" w16du:dateUtc="2026-02-23T00:22:00Z">
        <w:r w:rsidR="00B551AA">
          <w:rPr>
            <w:rFonts w:hint="eastAsia"/>
          </w:rPr>
          <w:t>overstatements or exaggeration</w:t>
        </w:r>
      </w:ins>
      <w:r>
        <w:t xml:space="preserve">. </w:t>
      </w:r>
      <w:ins w:id="374" w:author="Reviewer" w:date="2026-02-23T00:22:00Z" w16du:dateUtc="2026-02-23T00:22:00Z">
        <w:r w:rsidR="00B551AA">
          <w:rPr>
            <w:rFonts w:hint="eastAsia"/>
          </w:rPr>
          <w:t>Fo</w:t>
        </w:r>
      </w:ins>
      <w:ins w:id="375" w:author="Reviewer" w:date="2026-02-23T00:23:00Z" w16du:dateUtc="2026-02-23T00:23:00Z">
        <w:r w:rsidR="00B551AA">
          <w:rPr>
            <w:rFonts w:hint="eastAsia"/>
          </w:rPr>
          <w:t xml:space="preserve">r example, </w:t>
        </w:r>
      </w:ins>
      <w:del w:id="376" w:author="Reviewer" w:date="2026-02-23T00:23:00Z" w16du:dateUtc="2026-02-23T00:23:00Z">
        <w:r w:rsidDel="00B551AA">
          <w:delText xml:space="preserve">The </w:delText>
        </w:r>
      </w:del>
      <w:ins w:id="377" w:author="Reviewer" w:date="2026-02-23T00:23:00Z" w16du:dateUtc="2026-02-23T00:23:00Z">
        <w:r w:rsidR="00B551AA">
          <w:rPr>
            <w:rFonts w:hint="eastAsia"/>
          </w:rPr>
          <w:t>t</w:t>
        </w:r>
        <w:r w:rsidR="00B551AA">
          <w:t xml:space="preserve">he </w:t>
        </w:r>
      </w:ins>
      <w:r>
        <w:t xml:space="preserve">statement “The technologically mediated self… demonstrates that contemporary academic writing increasingly involves co-construction with technology” </w:t>
      </w:r>
      <w:ins w:id="378" w:author="Reviewer" w:date="2026-02-23T00:23:00Z" w16du:dateUtc="2026-02-23T00:23:00Z">
        <w:r w:rsidR="00B551AA">
          <w:rPr>
            <w:rFonts w:hint="eastAsia"/>
          </w:rPr>
          <w:t xml:space="preserve">seems to </w:t>
        </w:r>
      </w:ins>
      <w:r>
        <w:t>impl</w:t>
      </w:r>
      <w:ins w:id="379" w:author="Reviewer" w:date="2026-02-23T00:23:00Z" w16du:dateUtc="2026-02-23T00:23:00Z">
        <w:r w:rsidR="00B551AA">
          <w:rPr>
            <w:rFonts w:hint="eastAsia"/>
          </w:rPr>
          <w:t>y</w:t>
        </w:r>
      </w:ins>
      <w:del w:id="380" w:author="Reviewer" w:date="2026-02-23T00:23:00Z" w16du:dateUtc="2026-02-23T00:23:00Z">
        <w:r w:rsidDel="00B551AA">
          <w:delText>ies</w:delText>
        </w:r>
      </w:del>
      <w:r>
        <w:t xml:space="preserve"> universality</w:t>
      </w:r>
      <w:ins w:id="381" w:author="Reviewer" w:date="2026-02-23T00:23:00Z" w16du:dateUtc="2026-02-23T00:23:00Z">
        <w:r w:rsidR="00B551AA">
          <w:rPr>
            <w:rFonts w:hint="eastAsia"/>
          </w:rPr>
          <w:t xml:space="preserve"> or generalization of the findings</w:t>
        </w:r>
      </w:ins>
      <w:r>
        <w:t>.</w:t>
      </w:r>
      <w:del w:id="382" w:author="Reviewer" w:date="2026-02-23T00:23:00Z" w16du:dateUtc="2026-02-23T00:23:00Z">
        <w:r w:rsidDel="00B551AA">
          <w:delText xml:space="preserve"> Qualify: “Among our participants, the technologically mediated self emerged as a salient dimension, suggesting that for many L2 academics, GenAI is not merely a tool but a co-participant in identity work.” </w:delText>
        </w:r>
      </w:del>
      <w:r>
        <w:t xml:space="preserve"> </w:t>
      </w:r>
    </w:p>
    <w:p w14:paraId="0A3B5726" w14:textId="77777777" w:rsidR="007D60D6" w:rsidRDefault="007D60D6" w:rsidP="007D60D6"/>
    <w:p w14:paraId="6A725182" w14:textId="3FF5D360" w:rsidR="007D60D6" w:rsidRDefault="007D60D6" w:rsidP="007D60D6">
      <w:r>
        <w:t xml:space="preserve">15. The ethical implications </w:t>
      </w:r>
      <w:del w:id="383" w:author="Reviewer" w:date="2026-02-23T00:23:00Z" w16du:dateUtc="2026-02-23T00:23:00Z">
        <w:r w:rsidDel="002C3543">
          <w:delText>are well-articulated but disconnected from</w:delText>
        </w:r>
      </w:del>
      <w:ins w:id="384" w:author="Reviewer" w:date="2026-02-23T00:23:00Z" w16du:dateUtc="2026-02-23T00:23:00Z">
        <w:r w:rsidR="002C3543">
          <w:rPr>
            <w:rFonts w:hint="eastAsia"/>
          </w:rPr>
          <w:t>should be linked to</w:t>
        </w:r>
      </w:ins>
      <w:r>
        <w:t xml:space="preserve"> </w:t>
      </w:r>
      <w:ins w:id="385" w:author="Reviewer" w:date="2026-02-23T00:23:00Z" w16du:dateUtc="2026-02-23T00:23:00Z">
        <w:r w:rsidR="002C3543">
          <w:rPr>
            <w:rFonts w:hint="eastAsia"/>
          </w:rPr>
          <w:t xml:space="preserve">a </w:t>
        </w:r>
      </w:ins>
      <w:r>
        <w:lastRenderedPageBreak/>
        <w:t>pedagog</w:t>
      </w:r>
      <w:ins w:id="386" w:author="Reviewer" w:date="2026-02-23T00:23:00Z" w16du:dateUtc="2026-02-23T00:23:00Z">
        <w:r w:rsidR="002C3543">
          <w:rPr>
            <w:rFonts w:hint="eastAsia"/>
          </w:rPr>
          <w:t>ical aspect</w:t>
        </w:r>
      </w:ins>
      <w:del w:id="387" w:author="Reviewer" w:date="2026-02-23T00:23:00Z" w16du:dateUtc="2026-02-23T00:23:00Z">
        <w:r w:rsidDel="002C3543">
          <w:delText>y</w:delText>
        </w:r>
      </w:del>
      <w:r>
        <w:t>.</w:t>
      </w:r>
      <w:del w:id="388" w:author="Reviewer" w:date="2026-02-23T00:24:00Z" w16du:dateUtc="2026-02-23T00:24:00Z">
        <w:r w:rsidDel="001901C3">
          <w:delText xml:space="preserve"> Connect them explicitly: “If GenAI reshapes writer identity, writing instructors must move beyond detection-focused approaches and instead foster critical AI literacy—helping students reflect on how AI use shapes their sense of voice, ownership, and scholarly self.”</w:delText>
        </w:r>
      </w:del>
    </w:p>
    <w:p w14:paraId="42155310" w14:textId="77777777" w:rsidR="00F0670B" w:rsidRDefault="00F0670B" w:rsidP="007D60D6"/>
    <w:p w14:paraId="40B5CA59" w14:textId="364EC814" w:rsidR="00F0670B" w:rsidRDefault="00F0670B" w:rsidP="00F0670B">
      <w:pPr>
        <w:pStyle w:val="Heading2"/>
      </w:pPr>
      <w:r>
        <w:rPr>
          <w:rFonts w:hint="eastAsia"/>
        </w:rPr>
        <w:t>Article Review 3</w:t>
      </w:r>
    </w:p>
    <w:p w14:paraId="57A0AF2F" w14:textId="6993695B" w:rsidR="00E67A70" w:rsidRDefault="007D3CB2" w:rsidP="00E67A70">
      <w:r>
        <w:rPr>
          <w:rFonts w:hint="eastAsia"/>
        </w:rPr>
        <w:t>I believe t</w:t>
      </w:r>
      <w:r w:rsidR="00E67A70">
        <w:t xml:space="preserve">he topic of this study, investigating </w:t>
      </w:r>
      <w:proofErr w:type="gramStart"/>
      <w:r w:rsidR="00E67A70">
        <w:t>design</w:t>
      </w:r>
      <w:proofErr w:type="gramEnd"/>
      <w:r w:rsidR="00E67A70">
        <w:t xml:space="preserve"> students' agency in co-design processes with generative AI, </w:t>
      </w:r>
      <w:del w:id="389" w:author="Reviewer" w:date="2026-02-23T01:37:00Z" w16du:dateUtc="2026-02-23T01:37:00Z">
        <w:r w:rsidR="00E67A70" w:rsidDel="005E1956">
          <w:delText xml:space="preserve">is </w:delText>
        </w:r>
      </w:del>
      <w:ins w:id="390" w:author="Reviewer" w:date="2026-02-23T01:37:00Z" w16du:dateUtc="2026-02-23T01:37:00Z">
        <w:r w:rsidR="005E1956">
          <w:rPr>
            <w:rFonts w:hint="eastAsia"/>
          </w:rPr>
          <w:t>looks</w:t>
        </w:r>
        <w:r w:rsidR="005E1956">
          <w:t xml:space="preserve"> </w:t>
        </w:r>
      </w:ins>
      <w:r w:rsidR="00E67A70">
        <w:t>unique</w:t>
      </w:r>
      <w:r>
        <w:rPr>
          <w:rFonts w:hint="eastAsia"/>
        </w:rPr>
        <w:t xml:space="preserve"> and interesting</w:t>
      </w:r>
      <w:r w:rsidR="00E67A70">
        <w:t xml:space="preserve">, as it provides an empirical </w:t>
      </w:r>
      <w:del w:id="391" w:author="Reviewer" w:date="2026-02-23T01:37:00Z" w16du:dateUtc="2026-02-23T01:37:00Z">
        <w:r w:rsidR="005E1956" w:rsidDel="005E1956">
          <w:rPr>
            <w:rFonts w:hint="eastAsia"/>
          </w:rPr>
          <w:delText>account</w:delText>
        </w:r>
        <w:r w:rsidR="00E67A70" w:rsidDel="005E1956">
          <w:delText xml:space="preserve"> </w:delText>
        </w:r>
      </w:del>
      <w:ins w:id="392" w:author="Reviewer" w:date="2026-02-23T01:37:00Z" w16du:dateUtc="2026-02-23T01:37:00Z">
        <w:r w:rsidR="005E1956">
          <w:rPr>
            <w:rFonts w:hint="eastAsia"/>
          </w:rPr>
          <w:t>description</w:t>
        </w:r>
        <w:r w:rsidR="005E1956">
          <w:t xml:space="preserve"> </w:t>
        </w:r>
      </w:ins>
      <w:r w:rsidR="00E67A70">
        <w:t>of distributed decision-making and ontological alignment in design education. I believe major revisions could improve the quality of the manuscript. Please refer to my comments below.</w:t>
      </w:r>
    </w:p>
    <w:p w14:paraId="4A6D74B1" w14:textId="77777777" w:rsidR="00E67A70" w:rsidRDefault="00E67A70" w:rsidP="00E67A70"/>
    <w:p w14:paraId="342E2DDF" w14:textId="77777777" w:rsidR="00E67A70" w:rsidRDefault="00E67A70" w:rsidP="00E67A70">
      <w:r>
        <w:t>&lt;Abstract&gt;</w:t>
      </w:r>
    </w:p>
    <w:p w14:paraId="6AA293A9" w14:textId="62A7D6A8" w:rsidR="00E67A70" w:rsidRDefault="00152FEB" w:rsidP="00E67A70">
      <w:r>
        <w:rPr>
          <w:rFonts w:hint="eastAsia"/>
        </w:rPr>
        <w:t>1</w:t>
      </w:r>
      <w:r w:rsidR="00E67A70">
        <w:t xml:space="preserve">. The Abstract covers the background and results well but lacks specific detail on the methodology. The phrase "mixed-methods approach" is mentioned, but key elements such as the specific analytical methods (e.g., structural equation modeling) are not explicitly </w:t>
      </w:r>
      <w:del w:id="393" w:author="Reviewer" w:date="2026-02-23T01:40:00Z" w16du:dateUtc="2026-02-23T01:40:00Z">
        <w:r w:rsidR="00E67A70" w:rsidDel="00152FEB">
          <w:rPr>
            <w:rFonts w:hint="eastAsia"/>
          </w:rPr>
          <w:delText>stated</w:delText>
        </w:r>
      </w:del>
      <w:ins w:id="394" w:author="Reviewer" w:date="2026-02-23T01:40:00Z" w16du:dateUtc="2026-02-23T01:40:00Z">
        <w:r>
          <w:rPr>
            <w:rFonts w:hint="eastAsia"/>
          </w:rPr>
          <w:t>mentioned</w:t>
        </w:r>
      </w:ins>
      <w:r w:rsidR="00E67A70">
        <w:t>. Please add a sentence specifying the analytical techniques used</w:t>
      </w:r>
      <w:del w:id="395" w:author="Reviewer" w:date="2026-02-23T01:40:00Z" w16du:dateUtc="2026-02-23T01:40:00Z">
        <w:r w:rsidR="00E67A70" w:rsidDel="00C94A13">
          <w:delText xml:space="preserve"> to enhance clarity.</w:delText>
        </w:r>
      </w:del>
      <w:ins w:id="396" w:author="Reviewer" w:date="2026-02-23T01:40:00Z" w16du:dateUtc="2026-02-23T01:40:00Z">
        <w:r w:rsidR="00C94A13">
          <w:rPr>
            <w:rFonts w:hint="eastAsia"/>
          </w:rPr>
          <w:t xml:space="preserve"> in this study.</w:t>
        </w:r>
      </w:ins>
    </w:p>
    <w:p w14:paraId="7A079774" w14:textId="2A1319CC" w:rsidR="00E67A70" w:rsidRDefault="00D835A7" w:rsidP="00E67A70">
      <w:r>
        <w:rPr>
          <w:rFonts w:hint="eastAsia"/>
        </w:rPr>
        <w:t>2</w:t>
      </w:r>
      <w:r w:rsidR="00E67A70">
        <w:t xml:space="preserve">. The term "ontological alignment" appears as a key finding but is not defined in the Abstract. </w:t>
      </w:r>
      <w:del w:id="397" w:author="Reviewer" w:date="2026-02-23T12:09:00Z" w16du:dateUtc="2026-02-23T12:09:00Z">
        <w:r w:rsidR="00E67A70" w:rsidDel="0092279E">
          <w:delText xml:space="preserve">Readers may not understand this concept without context. </w:delText>
        </w:r>
        <w:r w:rsidR="0092279E" w:rsidDel="0092279E">
          <w:rPr>
            <w:rFonts w:hint="eastAsia"/>
          </w:rPr>
          <w:delText>B</w:delText>
        </w:r>
      </w:del>
      <w:ins w:id="398" w:author="Reviewer" w:date="2026-02-23T12:09:00Z" w16du:dateUtc="2026-02-23T12:09:00Z">
        <w:r w:rsidR="0092279E">
          <w:rPr>
            <w:rFonts w:hint="eastAsia"/>
          </w:rPr>
          <w:t xml:space="preserve">Please </w:t>
        </w:r>
      </w:ins>
      <w:ins w:id="399" w:author="Reviewer" w:date="2026-02-23T12:11:00Z" w16du:dateUtc="2026-02-23T12:11:00Z">
        <w:r w:rsidR="00B64EFE">
          <w:rPr>
            <w:rFonts w:hint="eastAsia"/>
          </w:rPr>
          <w:t xml:space="preserve">consider </w:t>
        </w:r>
      </w:ins>
      <w:ins w:id="400" w:author="Reviewer" w:date="2026-02-23T12:09:00Z" w16du:dateUtc="2026-02-23T12:09:00Z">
        <w:r w:rsidR="0092279E">
          <w:rPr>
            <w:rFonts w:hint="eastAsia"/>
          </w:rPr>
          <w:t>b</w:t>
        </w:r>
      </w:ins>
      <w:r w:rsidR="00E67A70">
        <w:t xml:space="preserve">riefly </w:t>
      </w:r>
      <w:del w:id="401" w:author="Reviewer" w:date="2026-02-23T12:11:00Z" w16du:dateUtc="2026-02-23T12:11:00Z">
        <w:r w:rsidR="00E67A70" w:rsidDel="00B64EFE">
          <w:delText xml:space="preserve">clarify </w:delText>
        </w:r>
      </w:del>
      <w:ins w:id="402" w:author="Reviewer" w:date="2026-02-23T12:11:00Z" w16du:dateUtc="2026-02-23T12:11:00Z">
        <w:r w:rsidR="00B64EFE">
          <w:rPr>
            <w:rFonts w:hint="eastAsia"/>
          </w:rPr>
          <w:t>describing</w:t>
        </w:r>
        <w:r w:rsidR="00B64EFE">
          <w:t xml:space="preserve"> </w:t>
        </w:r>
      </w:ins>
      <w:r w:rsidR="00E67A70">
        <w:t xml:space="preserve">its meaning in the Abstract, for </w:t>
      </w:r>
      <w:r w:rsidR="00DC0CD9">
        <w:rPr>
          <w:rFonts w:hint="eastAsia"/>
        </w:rPr>
        <w:t>example</w:t>
      </w:r>
      <w:r w:rsidR="00DC0CD9">
        <w:t>…</w:t>
      </w:r>
      <w:r w:rsidR="00E67A70">
        <w:t xml:space="preserve"> "</w:t>
      </w:r>
      <w:proofErr w:type="gramStart"/>
      <w:ins w:id="403" w:author="Reviewer" w:date="2026-02-23T12:11:00Z" w16du:dateUtc="2026-02-23T12:11:00Z">
        <w:r w:rsidR="00B64EFE">
          <w:t>…</w:t>
        </w:r>
        <w:r w:rsidR="00B64EFE">
          <w:rPr>
            <w:rFonts w:hint="eastAsia"/>
          </w:rPr>
          <w:t>.</w:t>
        </w:r>
      </w:ins>
      <w:r w:rsidR="00E67A70">
        <w:t>ontological</w:t>
      </w:r>
      <w:proofErr w:type="gramEnd"/>
      <w:r w:rsidR="00E67A70">
        <w:t xml:space="preserve"> alignment</w:t>
      </w:r>
      <w:del w:id="404" w:author="Reviewer" w:date="2026-02-23T12:11:00Z" w16du:dateUtc="2026-02-23T12:11:00Z">
        <w:r w:rsidR="00E67A70" w:rsidDel="00B64EFE">
          <w:delText>—</w:delText>
        </w:r>
      </w:del>
      <w:ins w:id="405" w:author="Reviewer" w:date="2026-02-23T12:11:00Z" w16du:dateUtc="2026-02-23T12:11:00Z">
        <w:r w:rsidR="00B64EFE">
          <w:rPr>
            <w:rFonts w:hint="eastAsia"/>
          </w:rPr>
          <w:t xml:space="preserve">, </w:t>
        </w:r>
      </w:ins>
      <w:r w:rsidR="00E67A70">
        <w:t xml:space="preserve">the correspondence between student conceptual frameworks and </w:t>
      </w:r>
      <w:del w:id="406" w:author="Reviewer" w:date="2026-02-23T12:11:00Z" w16du:dateUtc="2026-02-23T12:11:00Z">
        <w:r w:rsidR="00E67A70" w:rsidDel="00DC0CD9">
          <w:delText xml:space="preserve">AI system </w:delText>
        </w:r>
      </w:del>
      <w:ins w:id="407" w:author="Reviewer" w:date="2026-02-23T12:11:00Z" w16du:dateUtc="2026-02-23T12:11:00Z">
        <w:r w:rsidR="00DC0CD9">
          <w:rPr>
            <w:rFonts w:hint="eastAsia"/>
          </w:rPr>
          <w:t xml:space="preserve">the </w:t>
        </w:r>
      </w:ins>
      <w:r w:rsidR="00E67A70">
        <w:t>representations</w:t>
      </w:r>
      <w:ins w:id="408" w:author="Reviewer" w:date="2026-02-23T12:11:00Z" w16du:dateUtc="2026-02-23T12:11:00Z">
        <w:r w:rsidR="00DC0CD9">
          <w:rPr>
            <w:rFonts w:hint="eastAsia"/>
          </w:rPr>
          <w:t xml:space="preserve"> of </w:t>
        </w:r>
        <w:r w:rsidR="00DC0CD9">
          <w:t>AI system</w:t>
        </w:r>
      </w:ins>
      <w:r w:rsidR="00E67A70">
        <w:t>."</w:t>
      </w:r>
    </w:p>
    <w:p w14:paraId="104A2DE9" w14:textId="77777777" w:rsidR="00E67A70" w:rsidRDefault="00E67A70" w:rsidP="00E67A70"/>
    <w:p w14:paraId="08D0055C" w14:textId="77777777" w:rsidR="00E67A70" w:rsidRDefault="00E67A70" w:rsidP="00E67A70">
      <w:r>
        <w:t>&lt;Introduction&gt;</w:t>
      </w:r>
    </w:p>
    <w:p w14:paraId="2F6A595D" w14:textId="7827E666" w:rsidR="00E67A70" w:rsidRDefault="009640CA" w:rsidP="00E67A70">
      <w:r>
        <w:rPr>
          <w:rFonts w:hint="eastAsia"/>
        </w:rPr>
        <w:t>3</w:t>
      </w:r>
      <w:r w:rsidR="00E67A70">
        <w:t xml:space="preserve">. </w:t>
      </w:r>
      <w:ins w:id="409" w:author="Reviewer" w:date="2026-02-23T12:16:00Z" w16du:dateUtc="2026-02-23T12:16:00Z">
        <w:r w:rsidR="00D97401">
          <w:rPr>
            <w:rFonts w:hint="eastAsia"/>
          </w:rPr>
          <w:t xml:space="preserve">Please connect </w:t>
        </w:r>
      </w:ins>
      <w:del w:id="410" w:author="Reviewer" w:date="2026-02-23T12:16:00Z" w16du:dateUtc="2026-02-23T12:16:00Z">
        <w:r w:rsidR="00E67A70" w:rsidDel="00D97401">
          <w:delText xml:space="preserve">The transition between </w:delText>
        </w:r>
      </w:del>
      <w:r w:rsidR="00E67A70">
        <w:t xml:space="preserve">the discussion of generative AI affordances </w:t>
      </w:r>
      <w:del w:id="411" w:author="Reviewer" w:date="2026-02-23T12:16:00Z" w16du:dateUtc="2026-02-23T12:16:00Z">
        <w:r w:rsidR="00E67A70" w:rsidDel="00AE035A">
          <w:delText xml:space="preserve">and </w:delText>
        </w:r>
      </w:del>
      <w:ins w:id="412" w:author="Reviewer" w:date="2026-02-23T12:16:00Z" w16du:dateUtc="2026-02-23T12:16:00Z">
        <w:r w:rsidR="00AE035A">
          <w:rPr>
            <w:rFonts w:hint="eastAsia"/>
          </w:rPr>
          <w:t xml:space="preserve">more directly and clearly to </w:t>
        </w:r>
      </w:ins>
      <w:r w:rsidR="00E67A70">
        <w:t>the specific problem of agency</w:t>
      </w:r>
      <w:del w:id="413" w:author="Reviewer" w:date="2026-02-23T12:16:00Z" w16du:dateUtc="2026-02-23T12:16:00Z">
        <w:r w:rsidR="00E67A70" w:rsidDel="00AE035A">
          <w:delText xml:space="preserve"> needs stronger cohesion</w:delText>
        </w:r>
      </w:del>
      <w:ins w:id="414" w:author="Reviewer" w:date="2026-02-23T12:16:00Z" w16du:dateUtc="2026-02-23T12:16:00Z">
        <w:r w:rsidR="00AE035A">
          <w:rPr>
            <w:rFonts w:hint="eastAsia"/>
          </w:rPr>
          <w:t xml:space="preserve"> for stronger cohesion</w:t>
        </w:r>
      </w:ins>
      <w:r w:rsidR="00E67A70">
        <w:t xml:space="preserve">. </w:t>
      </w:r>
      <w:del w:id="415" w:author="Reviewer" w:date="2026-02-23T15:18:00Z" w16du:dateUtc="2026-02-23T15:18:00Z">
        <w:r w:rsidR="00E67A70" w:rsidDel="002B5F33">
          <w:delText xml:space="preserve">After </w:delText>
        </w:r>
      </w:del>
      <w:ins w:id="416" w:author="Reviewer" w:date="2026-02-23T15:18:00Z" w16du:dateUtc="2026-02-23T15:18:00Z">
        <w:r w:rsidR="002B5F33">
          <w:rPr>
            <w:rFonts w:hint="eastAsia"/>
          </w:rPr>
          <w:t xml:space="preserve">Following </w:t>
        </w:r>
      </w:ins>
      <w:del w:id="417" w:author="Reviewer" w:date="2026-02-23T15:18:00Z" w16du:dateUtc="2026-02-23T15:18:00Z">
        <w:r w:rsidR="00E67A70" w:rsidDel="002B5F33">
          <w:delText xml:space="preserve">stating </w:delText>
        </w:r>
      </w:del>
      <w:r w:rsidR="00E67A70">
        <w:t xml:space="preserve">"this technological democratization has precipitated passionate debates," </w:t>
      </w:r>
      <w:ins w:id="418" w:author="Reviewer" w:date="2026-02-23T15:18:00Z" w16du:dateUtc="2026-02-23T15:18:00Z">
        <w:r w:rsidR="002B5F33">
          <w:rPr>
            <w:rFonts w:hint="eastAsia"/>
          </w:rPr>
          <w:t xml:space="preserve">please consider </w:t>
        </w:r>
      </w:ins>
      <w:r w:rsidR="00E67A70">
        <w:t>immediately link</w:t>
      </w:r>
      <w:ins w:id="419" w:author="Reviewer" w:date="2026-02-23T15:18:00Z" w16du:dateUtc="2026-02-23T15:18:00Z">
        <w:r w:rsidR="002B5F33">
          <w:rPr>
            <w:rFonts w:hint="eastAsia"/>
          </w:rPr>
          <w:t>ing</w:t>
        </w:r>
      </w:ins>
      <w:r w:rsidR="00E67A70">
        <w:t xml:space="preserve"> this to the specific gap in student agency rather than inserting a general sentence about educational paradigms.</w:t>
      </w:r>
      <w:del w:id="420" w:author="Reviewer" w:date="2026-02-23T15:19:00Z" w16du:dateUtc="2026-02-23T15:19:00Z">
        <w:r w:rsidR="00E67A70" w:rsidDel="00627057">
          <w:delText xml:space="preserve"> Please revise to create a direct causal link to the research focus.</w:delText>
        </w:r>
      </w:del>
    </w:p>
    <w:p w14:paraId="107DCDBC" w14:textId="77777777" w:rsidR="00E67A70" w:rsidRDefault="00E67A70" w:rsidP="00E67A70"/>
    <w:p w14:paraId="454A601E" w14:textId="77777777" w:rsidR="00E67A70" w:rsidRDefault="00E67A70" w:rsidP="00E67A70">
      <w:r>
        <w:t>&lt;Literature Review&gt;</w:t>
      </w:r>
    </w:p>
    <w:p w14:paraId="515628ED" w14:textId="4A374498" w:rsidR="00E67A70" w:rsidRDefault="009640CA" w:rsidP="00E67A70">
      <w:r>
        <w:rPr>
          <w:rFonts w:hint="eastAsia"/>
        </w:rPr>
        <w:t>4</w:t>
      </w:r>
      <w:r w:rsidR="00E67A70">
        <w:t xml:space="preserve">. Section 2.3 discusses post-phenomenological perspectives but </w:t>
      </w:r>
      <w:del w:id="421" w:author="Reviewer" w:date="2026-02-23T15:21:00Z" w16du:dateUtc="2026-02-23T15:21:00Z">
        <w:r w:rsidR="00E67A70" w:rsidDel="009640CA">
          <w:delText xml:space="preserve">does not clearly link these theories </w:delText>
        </w:r>
      </w:del>
      <w:ins w:id="422" w:author="Reviewer" w:date="2026-02-23T15:21:00Z" w16du:dateUtc="2026-02-23T15:21:00Z">
        <w:r>
          <w:rPr>
            <w:rFonts w:hint="eastAsia"/>
          </w:rPr>
          <w:t xml:space="preserve">it is not clearly linked </w:t>
        </w:r>
      </w:ins>
      <w:r w:rsidR="00E67A70">
        <w:t xml:space="preserve">to </w:t>
      </w:r>
      <w:del w:id="423" w:author="Reviewer" w:date="2026-02-23T15:21:00Z" w16du:dateUtc="2026-02-23T15:21:00Z">
        <w:r w:rsidR="00E67A70" w:rsidDel="0007027A">
          <w:delText xml:space="preserve">the </w:delText>
        </w:r>
      </w:del>
      <w:ins w:id="424" w:author="Reviewer" w:date="2026-02-23T15:21:00Z" w16du:dateUtc="2026-02-23T15:21:00Z">
        <w:r w:rsidR="0007027A">
          <w:rPr>
            <w:rFonts w:hint="eastAsia"/>
          </w:rPr>
          <w:t xml:space="preserve">a </w:t>
        </w:r>
      </w:ins>
      <w:r w:rsidR="00E67A70">
        <w:t xml:space="preserve">specific context of design education. Please strengthen the argument by </w:t>
      </w:r>
      <w:del w:id="425" w:author="Reviewer" w:date="2026-02-23T15:21:00Z" w16du:dateUtc="2026-02-23T15:21:00Z">
        <w:r w:rsidR="00E67A70" w:rsidDel="0007027A">
          <w:delText xml:space="preserve">explicitly stating </w:delText>
        </w:r>
      </w:del>
      <w:ins w:id="426" w:author="Reviewer" w:date="2026-02-23T15:21:00Z" w16du:dateUtc="2026-02-23T15:21:00Z">
        <w:r w:rsidR="0007027A">
          <w:rPr>
            <w:rFonts w:hint="eastAsia"/>
          </w:rPr>
          <w:t xml:space="preserve">addressing </w:t>
        </w:r>
      </w:ins>
      <w:r w:rsidR="00E67A70">
        <w:t>how this framework applies to student learning outcomes rather than general technology mediation.</w:t>
      </w:r>
    </w:p>
    <w:p w14:paraId="716CF79E" w14:textId="2B1766E3" w:rsidR="00E67A70" w:rsidRDefault="009640CA" w:rsidP="00E67A70">
      <w:r>
        <w:rPr>
          <w:rFonts w:hint="eastAsia"/>
        </w:rPr>
        <w:t>5</w:t>
      </w:r>
      <w:r w:rsidR="00E67A70">
        <w:t xml:space="preserve">. </w:t>
      </w:r>
      <w:del w:id="427" w:author="Reviewer" w:date="2026-02-23T15:25:00Z" w16du:dateUtc="2026-02-23T15:25:00Z">
        <w:r w:rsidR="00E67A70" w:rsidDel="007E4EBC">
          <w:delText xml:space="preserve">The subsection on </w:delText>
        </w:r>
      </w:del>
      <w:ins w:id="428" w:author="Reviewer" w:date="2026-02-23T15:25:00Z" w16du:dateUtc="2026-02-23T15:25:00Z">
        <w:r w:rsidR="007E4EBC">
          <w:rPr>
            <w:rFonts w:hint="eastAsia"/>
          </w:rPr>
          <w:t xml:space="preserve">2.4 </w:t>
        </w:r>
      </w:ins>
      <w:r w:rsidR="00E67A70">
        <w:t xml:space="preserve">"Prompt Engineering and Creative Self-Efficacy" </w:t>
      </w:r>
      <w:del w:id="429" w:author="Reviewer" w:date="2026-02-23T15:25:00Z" w16du:dateUtc="2026-02-23T15:25:00Z">
        <w:r w:rsidR="00E67A70" w:rsidDel="007E4EBC">
          <w:rPr>
            <w:rFonts w:hint="eastAsia"/>
          </w:rPr>
          <w:delText xml:space="preserve">conflates </w:delText>
        </w:r>
      </w:del>
      <w:ins w:id="430" w:author="Reviewer" w:date="2026-02-23T15:25:00Z" w16du:dateUtc="2026-02-23T15:25:00Z">
        <w:r w:rsidR="007E4EBC">
          <w:rPr>
            <w:rFonts w:hint="eastAsia"/>
          </w:rPr>
          <w:t>doesn</w:t>
        </w:r>
        <w:r w:rsidR="007E4EBC">
          <w:t>’</w:t>
        </w:r>
        <w:r w:rsidR="007E4EBC">
          <w:rPr>
            <w:rFonts w:hint="eastAsia"/>
          </w:rPr>
          <w:t xml:space="preserve">t distinguish between </w:t>
        </w:r>
      </w:ins>
      <w:r w:rsidR="00E67A70">
        <w:t xml:space="preserve">technical skill </w:t>
      </w:r>
      <w:del w:id="431" w:author="Reviewer" w:date="2026-02-23T15:25:00Z" w16du:dateUtc="2026-02-23T15:25:00Z">
        <w:r w:rsidR="00E67A70" w:rsidDel="007E4EBC">
          <w:delText xml:space="preserve">with </w:delText>
        </w:r>
      </w:del>
      <w:ins w:id="432" w:author="Reviewer" w:date="2026-02-23T15:25:00Z" w16du:dateUtc="2026-02-23T15:25:00Z">
        <w:r w:rsidR="007E4EBC">
          <w:rPr>
            <w:rFonts w:hint="eastAsia"/>
          </w:rPr>
          <w:t xml:space="preserve">and </w:t>
        </w:r>
      </w:ins>
      <w:r w:rsidR="00E67A70">
        <w:t xml:space="preserve">psychological construct. Please clarify the </w:t>
      </w:r>
      <w:del w:id="433" w:author="Reviewer" w:date="2026-02-23T15:25:00Z" w16du:dateUtc="2026-02-23T15:25:00Z">
        <w:r w:rsidR="00E67A70" w:rsidDel="007E4EBC">
          <w:delText xml:space="preserve">distinction </w:delText>
        </w:r>
      </w:del>
      <w:ins w:id="434" w:author="Reviewer" w:date="2026-02-23T15:25:00Z" w16du:dateUtc="2026-02-23T15:25:00Z">
        <w:r w:rsidR="007E4EBC">
          <w:rPr>
            <w:rFonts w:hint="eastAsia"/>
          </w:rPr>
          <w:t>differences</w:t>
        </w:r>
        <w:r w:rsidR="007E4EBC">
          <w:t xml:space="preserve"> </w:t>
        </w:r>
      </w:ins>
      <w:r w:rsidR="00E67A70">
        <w:lastRenderedPageBreak/>
        <w:t>between prompt engineering as a skill and self-efficacy as a belief system</w:t>
      </w:r>
      <w:del w:id="435" w:author="Reviewer" w:date="2026-02-23T15:25:00Z" w16du:dateUtc="2026-02-23T15:25:00Z">
        <w:r w:rsidR="00E67A70" w:rsidDel="00457EB1">
          <w:delText xml:space="preserve"> to improve conceptual precision</w:delText>
        </w:r>
      </w:del>
      <w:r w:rsidR="00E67A70">
        <w:t>.</w:t>
      </w:r>
    </w:p>
    <w:p w14:paraId="7C645B56" w14:textId="77777777" w:rsidR="00E67A70" w:rsidRDefault="00E67A70" w:rsidP="00E67A70"/>
    <w:p w14:paraId="3110E4A9" w14:textId="2DD62E3D" w:rsidR="00E67A70" w:rsidRDefault="00E67A70" w:rsidP="00E67A70">
      <w:r>
        <w:t>&lt;Method&gt;</w:t>
      </w:r>
    </w:p>
    <w:p w14:paraId="7020E8F4" w14:textId="56D34705" w:rsidR="00E67A70" w:rsidDel="00511D27" w:rsidRDefault="00511D27" w:rsidP="00E67A70">
      <w:pPr>
        <w:rPr>
          <w:del w:id="436" w:author="Reviewer" w:date="2026-02-23T15:26:00Z" w16du:dateUtc="2026-02-23T15:26:00Z"/>
        </w:rPr>
      </w:pPr>
      <w:r>
        <w:rPr>
          <w:rFonts w:hint="eastAsia"/>
        </w:rPr>
        <w:t xml:space="preserve">6. </w:t>
      </w:r>
      <w:r w:rsidR="00E67A70">
        <w:t>3.3 Instruments and Measures</w:t>
      </w:r>
      <w:ins w:id="437" w:author="Reviewer" w:date="2026-02-23T15:26:00Z" w16du:dateUtc="2026-02-23T15:26:00Z">
        <w:r>
          <w:rPr>
            <w:rFonts w:hint="eastAsia"/>
          </w:rPr>
          <w:t xml:space="preserve">: </w:t>
        </w:r>
      </w:ins>
    </w:p>
    <w:p w14:paraId="5D3875BF" w14:textId="77777777" w:rsidR="009640CA" w:rsidRDefault="009640CA" w:rsidP="009640CA">
      <w:ins w:id="438" w:author="Reviewer" w:date="2026-02-23T15:19:00Z" w16du:dateUtc="2026-02-23T15:19:00Z">
        <w:r>
          <w:rPr>
            <w:rFonts w:hint="eastAsia"/>
          </w:rPr>
          <w:t>I can</w:t>
        </w:r>
        <w:r>
          <w:t>’</w:t>
        </w:r>
        <w:r>
          <w:rPr>
            <w:rFonts w:hint="eastAsia"/>
          </w:rPr>
          <w:t xml:space="preserve">t find </w:t>
        </w:r>
      </w:ins>
      <w:del w:id="439" w:author="Reviewer" w:date="2026-02-23T15:19:00Z" w16du:dateUtc="2026-02-23T15:19:00Z">
        <w:r w:rsidDel="00DB29C9">
          <w:delText>The citation "</w:delText>
        </w:r>
      </w:del>
      <w:ins w:id="440" w:author="Reviewer" w:date="2026-02-23T15:19:00Z" w16du:dateUtc="2026-02-23T15:19:00Z">
        <w:r>
          <w:rPr>
            <w:rFonts w:hint="eastAsia"/>
          </w:rPr>
          <w:t>(</w:t>
        </w:r>
      </w:ins>
      <w:r>
        <w:t>Bandura, 2006</w:t>
      </w:r>
      <w:del w:id="441" w:author="Reviewer" w:date="2026-02-23T15:19:00Z" w16du:dateUtc="2026-02-23T15:19:00Z">
        <w:r w:rsidDel="00DB29C9">
          <w:delText xml:space="preserve">" </w:delText>
        </w:r>
      </w:del>
      <w:ins w:id="442" w:author="Reviewer" w:date="2026-02-23T15:19:00Z" w16du:dateUtc="2026-02-23T15:19:00Z">
        <w:r>
          <w:rPr>
            <w:rFonts w:hint="eastAsia"/>
          </w:rPr>
          <w:t>)</w:t>
        </w:r>
        <w:r>
          <w:t xml:space="preserve"> </w:t>
        </w:r>
      </w:ins>
      <w:r>
        <w:t xml:space="preserve">in Section 3.3 </w:t>
      </w:r>
      <w:del w:id="443" w:author="Reviewer" w:date="2026-02-23T15:19:00Z" w16du:dateUtc="2026-02-23T15:19:00Z">
        <w:r w:rsidDel="00DB29C9">
          <w:delText xml:space="preserve">does not match </w:delText>
        </w:r>
      </w:del>
      <w:ins w:id="444" w:author="Reviewer" w:date="2026-02-23T15:19:00Z" w16du:dateUtc="2026-02-23T15:19:00Z">
        <w:r>
          <w:rPr>
            <w:rFonts w:hint="eastAsia"/>
          </w:rPr>
          <w:t xml:space="preserve">in </w:t>
        </w:r>
      </w:ins>
      <w:r>
        <w:t>the Reference list</w:t>
      </w:r>
      <w:del w:id="445" w:author="Reviewer" w:date="2026-02-23T15:19:00Z" w16du:dateUtc="2026-02-23T15:19:00Z">
        <w:r w:rsidDel="00DB29C9">
          <w:delText>, which only contains "Bandura, 1977." Please correct this inconsistency throughout the manuscript to ensure accurate attribution</w:delText>
        </w:r>
      </w:del>
      <w:r>
        <w:t>.</w:t>
      </w:r>
    </w:p>
    <w:p w14:paraId="3995D65F" w14:textId="0A21057C" w:rsidR="00E67A70" w:rsidRDefault="00511D27" w:rsidP="00E67A70">
      <w:r>
        <w:rPr>
          <w:rFonts w:hint="eastAsia"/>
        </w:rPr>
        <w:t>7</w:t>
      </w:r>
      <w:r w:rsidR="00E67A70">
        <w:t xml:space="preserve">. The operationalization of "Ontological Alignment" </w:t>
      </w:r>
      <w:del w:id="446" w:author="Reviewer" w:date="2026-02-23T15:26:00Z" w16du:dateUtc="2026-02-23T15:26:00Z">
        <w:r w:rsidR="00E67A70" w:rsidDel="00FC0A16">
          <w:delText>lacks sufficient detail</w:delText>
        </w:r>
      </w:del>
      <w:ins w:id="447" w:author="Reviewer" w:date="2026-02-23T15:26:00Z" w16du:dateUtc="2026-02-23T15:26:00Z">
        <w:r w:rsidR="00FC0A16">
          <w:rPr>
            <w:rFonts w:hint="eastAsia"/>
          </w:rPr>
          <w:t>needs elaboration</w:t>
        </w:r>
      </w:ins>
      <w:r w:rsidR="00E67A70">
        <w:t xml:space="preserve">. </w:t>
      </w:r>
      <w:del w:id="448" w:author="Reviewer" w:date="2026-02-23T15:27:00Z" w16du:dateUtc="2026-02-23T15:27:00Z">
        <w:r w:rsidR="00E67A70" w:rsidDel="00F45559">
          <w:delText>The text states it was "measured through both self-report items and objective comparison," but does not explain the metric for the objective comparison. Please specify how the correspondence between intentions and images was scored or quantified.</w:delText>
        </w:r>
      </w:del>
    </w:p>
    <w:p w14:paraId="444DCC8F" w14:textId="2094F0AC" w:rsidR="00E67A70" w:rsidRDefault="00F45559" w:rsidP="00E67A70">
      <w:r>
        <w:rPr>
          <w:rFonts w:hint="eastAsia"/>
        </w:rPr>
        <w:t>8</w:t>
      </w:r>
      <w:r w:rsidR="00E67A70">
        <w:t xml:space="preserve">. </w:t>
      </w:r>
      <w:del w:id="449" w:author="Reviewer" w:date="2026-02-23T15:28:00Z" w16du:dateUtc="2026-02-23T15:28:00Z">
        <w:r w:rsidR="00E67A70" w:rsidDel="005A3AB0">
          <w:delText xml:space="preserve">The description of the </w:delText>
        </w:r>
      </w:del>
      <w:ins w:id="450" w:author="Reviewer" w:date="2026-02-23T15:28:00Z" w16du:dateUtc="2026-02-23T15:28:00Z">
        <w:r w:rsidR="005A3AB0">
          <w:rPr>
            <w:rFonts w:hint="eastAsia"/>
          </w:rPr>
          <w:t xml:space="preserve">For </w:t>
        </w:r>
      </w:ins>
      <w:r w:rsidR="00E67A70">
        <w:t>"Perceived Agency in AI Collaboration Scale(PAACS)"</w:t>
      </w:r>
      <w:del w:id="451" w:author="Reviewer" w:date="2026-02-23T15:29:00Z" w16du:dateUtc="2026-02-23T15:29:00Z">
        <w:r w:rsidR="00E67A70" w:rsidDel="005A3AB0">
          <w:delText xml:space="preserve"> mentions it was developed for this study.</w:delText>
        </w:r>
      </w:del>
      <w:ins w:id="452" w:author="Reviewer" w:date="2026-02-23T15:29:00Z" w16du:dateUtc="2026-02-23T15:29:00Z">
        <w:r w:rsidR="005A3AB0">
          <w:rPr>
            <w:rFonts w:hint="eastAsia"/>
          </w:rPr>
          <w:t>,</w:t>
        </w:r>
      </w:ins>
      <w:r w:rsidR="00E67A70">
        <w:t xml:space="preserve"> </w:t>
      </w:r>
      <w:del w:id="453" w:author="Reviewer" w:date="2026-02-23T15:29:00Z" w16du:dateUtc="2026-02-23T15:29:00Z">
        <w:r w:rsidR="00E67A70" w:rsidDel="005A3AB0">
          <w:delText xml:space="preserve">Please </w:delText>
        </w:r>
      </w:del>
      <w:ins w:id="454" w:author="Reviewer" w:date="2026-02-23T15:29:00Z" w16du:dateUtc="2026-02-23T15:29:00Z">
        <w:r w:rsidR="005A3AB0">
          <w:rPr>
            <w:rFonts w:hint="eastAsia"/>
          </w:rPr>
          <w:t>p</w:t>
        </w:r>
        <w:r w:rsidR="005A3AB0">
          <w:t xml:space="preserve">lease </w:t>
        </w:r>
      </w:ins>
      <w:r w:rsidR="00E67A70">
        <w:t>provide more information on the validation process or pilot testing to establish the reliability of this new instrument beyond the Cronbach's alpha value</w:t>
      </w:r>
      <w:ins w:id="455" w:author="Reviewer" w:date="2026-02-23T15:29:00Z" w16du:dateUtc="2026-02-23T15:29:00Z">
        <w:r w:rsidR="00C12BD5">
          <w:rPr>
            <w:rFonts w:hint="eastAsia"/>
          </w:rPr>
          <w:t>, as well as information on its full scale.</w:t>
        </w:r>
      </w:ins>
      <w:del w:id="456" w:author="Reviewer" w:date="2026-02-23T15:29:00Z" w16du:dateUtc="2026-02-23T15:29:00Z">
        <w:r w:rsidR="00E67A70" w:rsidDel="00C12BD5">
          <w:delText>.</w:delText>
        </w:r>
      </w:del>
    </w:p>
    <w:p w14:paraId="77AD5FD0" w14:textId="77777777" w:rsidR="00E67A70" w:rsidRDefault="00E67A70" w:rsidP="00E67A70"/>
    <w:p w14:paraId="5141B4E8" w14:textId="77777777" w:rsidR="00E67A70" w:rsidRDefault="00E67A70" w:rsidP="00E67A70">
      <w:r>
        <w:t>&lt;Results&gt;</w:t>
      </w:r>
    </w:p>
    <w:p w14:paraId="2B3A43AC" w14:textId="342F930D" w:rsidR="00E67A70" w:rsidRDefault="005479F3" w:rsidP="00E67A70">
      <w:r>
        <w:rPr>
          <w:rFonts w:hint="eastAsia"/>
        </w:rPr>
        <w:t>9</w:t>
      </w:r>
      <w:r w:rsidR="00E67A70">
        <w:t xml:space="preserve">. </w:t>
      </w:r>
      <w:del w:id="457" w:author="Reviewer" w:date="2026-02-23T15:31:00Z" w16du:dateUtc="2026-02-23T15:31:00Z">
        <w:r w:rsidR="00E67A70" w:rsidDel="000D5DCD">
          <w:delText xml:space="preserve">The text references </w:delText>
        </w:r>
      </w:del>
      <w:r w:rsidR="00E67A70">
        <w:t xml:space="preserve">Figure </w:t>
      </w:r>
      <w:r w:rsidR="0050536D">
        <w:rPr>
          <w:rFonts w:hint="eastAsia"/>
        </w:rPr>
        <w:t>2 and</w:t>
      </w:r>
      <w:r w:rsidR="00E67A70">
        <w:t xml:space="preserve"> </w:t>
      </w:r>
      <w:del w:id="458" w:author="Reviewer" w:date="2026-02-23T15:31:00Z" w16du:dateUtc="2026-02-23T15:31:00Z">
        <w:r w:rsidR="00E67A70" w:rsidDel="000D5DCD">
          <w:delText xml:space="preserve">Figure 2, Figure 3, and </w:delText>
        </w:r>
      </w:del>
      <w:r w:rsidR="00E67A70">
        <w:t>Figure 4</w:t>
      </w:r>
      <w:ins w:id="459" w:author="Reviewer" w:date="2026-02-23T15:31:00Z" w16du:dateUtc="2026-02-23T15:31:00Z">
        <w:r w:rsidR="00327656">
          <w:rPr>
            <w:rFonts w:hint="eastAsia"/>
          </w:rPr>
          <w:t xml:space="preserve"> are not explained in the text. Please pr</w:t>
        </w:r>
      </w:ins>
      <w:ins w:id="460" w:author="Reviewer" w:date="2026-02-23T15:32:00Z" w16du:dateUtc="2026-02-23T15:32:00Z">
        <w:r w:rsidR="00327656">
          <w:rPr>
            <w:rFonts w:hint="eastAsia"/>
          </w:rPr>
          <w:t>ovide details about these tables in the text.</w:t>
        </w:r>
      </w:ins>
      <w:del w:id="461" w:author="Reviewer" w:date="2026-02-23T15:32:00Z" w16du:dateUtc="2026-02-23T15:32:00Z">
        <w:r w:rsidR="00E67A70" w:rsidDel="00327656">
          <w:delText>, but the descriptions of these figures vary in detail. Please ensure each figure is described concisely within the text so readers can understand the visual data without viewing the images directly.</w:delText>
        </w:r>
      </w:del>
    </w:p>
    <w:p w14:paraId="7542DFF1" w14:textId="6561875D" w:rsidR="00E67A70" w:rsidRDefault="00E67A70" w:rsidP="00E67A70">
      <w:r>
        <w:t>1</w:t>
      </w:r>
      <w:r w:rsidR="005479F3">
        <w:rPr>
          <w:rFonts w:hint="eastAsia"/>
        </w:rPr>
        <w:t>0</w:t>
      </w:r>
      <w:r>
        <w:t xml:space="preserve">. </w:t>
      </w:r>
      <w:del w:id="462" w:author="Reviewer" w:date="2026-02-23T15:32:00Z" w16du:dateUtc="2026-02-23T15:32:00Z">
        <w:r w:rsidDel="00A873A3">
          <w:delText xml:space="preserve">The results section states </w:delText>
        </w:r>
      </w:del>
      <w:ins w:id="463" w:author="Reviewer" w:date="2026-02-23T15:32:00Z" w16du:dateUtc="2026-02-23T15:32:00Z">
        <w:r w:rsidR="00A873A3">
          <w:rPr>
            <w:rFonts w:hint="eastAsia"/>
          </w:rPr>
          <w:t xml:space="preserve">For </w:t>
        </w:r>
      </w:ins>
      <w:r>
        <w:t xml:space="preserve">"AI knowledge significantly predicted prompt crafting self-efficacy," </w:t>
      </w:r>
      <w:ins w:id="464" w:author="Reviewer" w:date="2026-02-23T15:32:00Z" w16du:dateUtc="2026-02-23T15:32:00Z">
        <w:r w:rsidR="00A873A3">
          <w:rPr>
            <w:rFonts w:hint="eastAsia"/>
          </w:rPr>
          <w:t xml:space="preserve">please provide </w:t>
        </w:r>
      </w:ins>
      <w:del w:id="465" w:author="Reviewer" w:date="2026-02-23T15:32:00Z" w16du:dateUtc="2026-02-23T15:32:00Z">
        <w:r w:rsidDel="00A873A3">
          <w:delText xml:space="preserve">but does not report </w:delText>
        </w:r>
      </w:del>
      <w:r>
        <w:t xml:space="preserve">the effect size </w:t>
      </w:r>
      <w:ins w:id="466" w:author="Reviewer" w:date="2026-02-23T15:33:00Z" w16du:dateUtc="2026-02-23T15:33:00Z">
        <w:r w:rsidR="00A873A3">
          <w:rPr>
            <w:rFonts w:hint="eastAsia"/>
          </w:rPr>
          <w:t xml:space="preserve">and fit indices </w:t>
        </w:r>
      </w:ins>
      <w:del w:id="467" w:author="Reviewer" w:date="2026-02-23T15:32:00Z" w16du:dateUtc="2026-02-23T15:32:00Z">
        <w:r w:rsidDel="00A873A3">
          <w:delText>beyond the beta coefficient</w:delText>
        </w:r>
      </w:del>
      <w:ins w:id="468" w:author="Reviewer" w:date="2026-02-23T15:32:00Z" w16du:dateUtc="2026-02-23T15:32:00Z">
        <w:r w:rsidR="00A873A3">
          <w:rPr>
            <w:rFonts w:hint="eastAsia"/>
          </w:rPr>
          <w:t xml:space="preserve">if you have </w:t>
        </w:r>
      </w:ins>
      <w:ins w:id="469" w:author="Reviewer" w:date="2026-02-23T15:33:00Z" w16du:dateUtc="2026-02-23T15:33:00Z">
        <w:r w:rsidR="00A873A3">
          <w:rPr>
            <w:rFonts w:hint="eastAsia"/>
          </w:rPr>
          <w:t xml:space="preserve">them in </w:t>
        </w:r>
      </w:ins>
      <w:ins w:id="470" w:author="Reviewer" w:date="2026-02-23T15:32:00Z" w16du:dateUtc="2026-02-23T15:32:00Z">
        <w:r w:rsidR="00A873A3">
          <w:rPr>
            <w:rFonts w:hint="eastAsia"/>
          </w:rPr>
          <w:t>the results</w:t>
        </w:r>
      </w:ins>
      <w:r>
        <w:t>.</w:t>
      </w:r>
      <w:del w:id="471" w:author="Reviewer" w:date="2026-02-23T15:33:00Z" w16du:dateUtc="2026-02-23T15:33:00Z">
        <w:r w:rsidDel="00A873A3">
          <w:delText xml:space="preserve"> Please include additional fit indices or effect size measures to strengthen the statistical reporting.</w:delText>
        </w:r>
      </w:del>
    </w:p>
    <w:p w14:paraId="2196252D" w14:textId="77777777" w:rsidR="00E67A70" w:rsidRDefault="00E67A70" w:rsidP="00E67A70"/>
    <w:p w14:paraId="181CF64F" w14:textId="3898EE13" w:rsidR="00E67A70" w:rsidRDefault="00E67A70" w:rsidP="00E67A70">
      <w:r>
        <w:t>&lt;Discussion</w:t>
      </w:r>
      <w:ins w:id="472" w:author="Reviewer" w:date="2026-02-23T15:36:00Z" w16du:dateUtc="2026-02-23T15:36:00Z">
        <w:r w:rsidR="00BE7FB7">
          <w:rPr>
            <w:rFonts w:hint="eastAsia"/>
          </w:rPr>
          <w:t xml:space="preserve"> &amp; Conclusion</w:t>
        </w:r>
      </w:ins>
      <w:r>
        <w:t>&gt;</w:t>
      </w:r>
    </w:p>
    <w:p w14:paraId="2A21E8B3" w14:textId="2E7E3D0F" w:rsidR="00E67A70" w:rsidRDefault="00E67A70" w:rsidP="00E67A70">
      <w:r>
        <w:t>1</w:t>
      </w:r>
      <w:r w:rsidR="0066748A">
        <w:rPr>
          <w:rFonts w:hint="eastAsia"/>
        </w:rPr>
        <w:t>1</w:t>
      </w:r>
      <w:r>
        <w:t xml:space="preserve">. The discussion </w:t>
      </w:r>
      <w:del w:id="473" w:author="Reviewer" w:date="2026-02-23T15:33:00Z" w16du:dateUtc="2026-02-23T15:33:00Z">
        <w:r w:rsidDel="0066748A">
          <w:delText xml:space="preserve">connects findings to existing literature but occasionally </w:delText>
        </w:r>
      </w:del>
      <w:ins w:id="474" w:author="Reviewer" w:date="2026-02-23T15:33:00Z" w16du:dateUtc="2026-02-23T15:33:00Z">
        <w:r w:rsidR="0066748A">
          <w:rPr>
            <w:rFonts w:hint="eastAsia"/>
          </w:rPr>
          <w:t xml:space="preserve">sometimes </w:t>
        </w:r>
      </w:ins>
      <w:r>
        <w:t xml:space="preserve">seems to exaggerate the generalizability of the results. For example, </w:t>
      </w:r>
      <w:del w:id="475" w:author="Reviewer" w:date="2026-02-23T15:33:00Z" w16du:dateUtc="2026-02-23T15:33:00Z">
        <w:r w:rsidDel="0066748A">
          <w:delText xml:space="preserve">the statement </w:delText>
        </w:r>
      </w:del>
      <w:r>
        <w:t>"design students develop adaptive strategies" implies a universal pattern</w:t>
      </w:r>
      <w:ins w:id="476" w:author="Reviewer" w:date="2026-02-23T15:34:00Z" w16du:dateUtc="2026-02-23T15:34:00Z">
        <w:r w:rsidR="0066748A">
          <w:rPr>
            <w:rFonts w:hint="eastAsia"/>
          </w:rPr>
          <w:t xml:space="preserve"> or trend</w:t>
        </w:r>
      </w:ins>
      <w:r>
        <w:t xml:space="preserve">. Please </w:t>
      </w:r>
      <w:del w:id="477" w:author="Reviewer" w:date="2026-02-23T15:34:00Z" w16du:dateUtc="2026-02-23T15:34:00Z">
        <w:r w:rsidDel="006F246F">
          <w:delText xml:space="preserve">qualify this by </w:delText>
        </w:r>
      </w:del>
      <w:ins w:id="478" w:author="Reviewer" w:date="2026-02-23T15:34:00Z" w16du:dateUtc="2026-02-23T15:34:00Z">
        <w:r w:rsidR="006F246F">
          <w:rPr>
            <w:rFonts w:hint="eastAsia"/>
          </w:rPr>
          <w:t xml:space="preserve">consider </w:t>
        </w:r>
      </w:ins>
      <w:del w:id="479" w:author="Reviewer" w:date="2026-02-23T15:34:00Z" w16du:dateUtc="2026-02-23T15:34:00Z">
        <w:r w:rsidDel="006F246F">
          <w:delText xml:space="preserve">noting </w:delText>
        </w:r>
      </w:del>
      <w:ins w:id="480" w:author="Reviewer" w:date="2026-02-23T15:34:00Z" w16du:dateUtc="2026-02-23T15:34:00Z">
        <w:r w:rsidR="006F246F">
          <w:rPr>
            <w:rFonts w:hint="eastAsia"/>
          </w:rPr>
          <w:t xml:space="preserve">acknowledging </w:t>
        </w:r>
      </w:ins>
      <w:r>
        <w:t>that this was observed within the specific context of the two-week workshop.</w:t>
      </w:r>
    </w:p>
    <w:p w14:paraId="71E8F71D" w14:textId="108FB5ED" w:rsidR="00E67A70" w:rsidRDefault="00E67A70" w:rsidP="00E67A70">
      <w:r>
        <w:t>1</w:t>
      </w:r>
      <w:r w:rsidR="006F246F">
        <w:rPr>
          <w:rFonts w:hint="eastAsia"/>
        </w:rPr>
        <w:t>2</w:t>
      </w:r>
      <w:r>
        <w:t xml:space="preserve">. The implications for design education </w:t>
      </w:r>
      <w:del w:id="481" w:author="Reviewer" w:date="2026-02-23T15:34:00Z" w16du:dateUtc="2026-02-23T15:34:00Z">
        <w:r w:rsidDel="00FD0C97">
          <w:delText xml:space="preserve">are well-articulated but should </w:delText>
        </w:r>
      </w:del>
      <w:ins w:id="482" w:author="Reviewer" w:date="2026-02-23T15:34:00Z" w16du:dateUtc="2026-02-23T15:34:00Z">
        <w:r w:rsidR="00FD0C97">
          <w:rPr>
            <w:rFonts w:hint="eastAsia"/>
          </w:rPr>
          <w:t xml:space="preserve">may </w:t>
        </w:r>
      </w:ins>
      <w:r>
        <w:t xml:space="preserve">be linked more explicitly to the finding </w:t>
      </w:r>
      <w:del w:id="483" w:author="Reviewer" w:date="2026-02-23T15:35:00Z" w16du:dateUtc="2026-02-23T15:35:00Z">
        <w:r w:rsidDel="00FD0C97">
          <w:delText xml:space="preserve">on </w:delText>
        </w:r>
      </w:del>
      <w:ins w:id="484" w:author="Reviewer" w:date="2026-02-23T15:35:00Z" w16du:dateUtc="2026-02-23T15:35:00Z">
        <w:r w:rsidR="00FD0C97">
          <w:rPr>
            <w:rFonts w:hint="eastAsia"/>
          </w:rPr>
          <w:t xml:space="preserve">about </w:t>
        </w:r>
      </w:ins>
      <w:r>
        <w:t xml:space="preserve">ontological alignment. Please explain how educators can specifically foster this </w:t>
      </w:r>
      <w:r>
        <w:lastRenderedPageBreak/>
        <w:t>alignment in classroom settings rather than offering general pedagogical advice.</w:t>
      </w:r>
    </w:p>
    <w:p w14:paraId="7BA2C702" w14:textId="3F01D751" w:rsidR="00E67A70" w:rsidRDefault="00E67A70" w:rsidP="00E67A70">
      <w:r>
        <w:t>1</w:t>
      </w:r>
      <w:r w:rsidR="00737265">
        <w:rPr>
          <w:rFonts w:hint="eastAsia"/>
        </w:rPr>
        <w:t>3</w:t>
      </w:r>
      <w:r>
        <w:t xml:space="preserve">. The suggestion for </w:t>
      </w:r>
      <w:del w:id="485" w:author="Reviewer" w:date="2026-02-23T15:37:00Z" w16du:dateUtc="2026-02-23T15:37:00Z">
        <w:r w:rsidDel="003E152B">
          <w:delText>"</w:delText>
        </w:r>
      </w:del>
      <w:r>
        <w:t>future research</w:t>
      </w:r>
      <w:del w:id="486" w:author="Reviewer" w:date="2026-02-23T15:37:00Z" w16du:dateUtc="2026-02-23T15:37:00Z">
        <w:r w:rsidDel="003E152B">
          <w:delText>"</w:delText>
        </w:r>
      </w:del>
      <w:r>
        <w:t xml:space="preserve"> </w:t>
      </w:r>
      <w:del w:id="487" w:author="Reviewer" w:date="2026-02-23T15:37:00Z" w16du:dateUtc="2026-02-23T15:37:00Z">
        <w:r w:rsidDel="003E152B">
          <w:delText>is somewhat</w:delText>
        </w:r>
      </w:del>
      <w:ins w:id="488" w:author="Reviewer" w:date="2026-02-23T15:37:00Z" w16du:dateUtc="2026-02-23T15:37:00Z">
        <w:r w:rsidR="003E152B">
          <w:rPr>
            <w:rFonts w:hint="eastAsia"/>
          </w:rPr>
          <w:t>sounds</w:t>
        </w:r>
      </w:ins>
      <w:r>
        <w:t xml:space="preserve"> </w:t>
      </w:r>
      <w:ins w:id="489" w:author="Reviewer" w:date="2026-02-23T15:38:00Z" w16du:dateUtc="2026-02-23T15:38:00Z">
        <w:r w:rsidR="00386FAF">
          <w:rPr>
            <w:rFonts w:hint="eastAsia"/>
          </w:rPr>
          <w:t xml:space="preserve">somewhat </w:t>
        </w:r>
      </w:ins>
      <w:r>
        <w:t>general. Please provide specific directions, such as examining longitudinal effects or comparing different generative AI tools</w:t>
      </w:r>
      <w:ins w:id="490" w:author="Reviewer" w:date="2026-02-23T15:38:00Z" w16du:dateUtc="2026-02-23T15:38:00Z">
        <w:r w:rsidR="00386FAF">
          <w:rPr>
            <w:rFonts w:hint="eastAsia"/>
          </w:rPr>
          <w:t>, to mention a few,</w:t>
        </w:r>
      </w:ins>
      <w:del w:id="491" w:author="Reviewer" w:date="2026-02-23T15:38:00Z" w16du:dateUtc="2026-02-23T15:38:00Z">
        <w:r w:rsidDel="00386FAF">
          <w:delText xml:space="preserve">, </w:delText>
        </w:r>
      </w:del>
      <w:ins w:id="492" w:author="Reviewer" w:date="2026-02-23T15:38:00Z" w16du:dateUtc="2026-02-23T15:38:00Z">
        <w:r w:rsidR="00793276">
          <w:rPr>
            <w:rFonts w:hint="eastAsia"/>
          </w:rPr>
          <w:t xml:space="preserve"> </w:t>
        </w:r>
      </w:ins>
      <w:r>
        <w:t xml:space="preserve">to guide </w:t>
      </w:r>
      <w:del w:id="493" w:author="Reviewer" w:date="2026-02-23T15:38:00Z" w16du:dateUtc="2026-02-23T15:38:00Z">
        <w:r w:rsidDel="00793276">
          <w:delText xml:space="preserve">subsequent </w:delText>
        </w:r>
      </w:del>
      <w:ins w:id="494" w:author="Reviewer" w:date="2026-02-23T15:38:00Z" w16du:dateUtc="2026-02-23T15:38:00Z">
        <w:r w:rsidR="00793276">
          <w:rPr>
            <w:rFonts w:hint="eastAsia"/>
          </w:rPr>
          <w:t xml:space="preserve">follow-up </w:t>
        </w:r>
      </w:ins>
      <w:r>
        <w:t>studies.</w:t>
      </w:r>
    </w:p>
    <w:sectPr w:rsidR="00E67A70" w:rsidSect="008E134A">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0839" w14:textId="77777777" w:rsidR="008B1EC4" w:rsidRDefault="008B1EC4" w:rsidP="0035385D">
      <w:pPr>
        <w:spacing w:after="0"/>
      </w:pPr>
      <w:r>
        <w:separator/>
      </w:r>
    </w:p>
  </w:endnote>
  <w:endnote w:type="continuationSeparator" w:id="0">
    <w:p w14:paraId="76C913A7" w14:textId="77777777" w:rsidR="008B1EC4" w:rsidRDefault="008B1EC4" w:rsidP="003538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1AB6" w14:textId="77777777" w:rsidR="008B1EC4" w:rsidRDefault="008B1EC4" w:rsidP="0035385D">
      <w:pPr>
        <w:spacing w:after="0"/>
      </w:pPr>
      <w:r>
        <w:separator/>
      </w:r>
    </w:p>
  </w:footnote>
  <w:footnote w:type="continuationSeparator" w:id="0">
    <w:p w14:paraId="3DBD847A" w14:textId="77777777" w:rsidR="008B1EC4" w:rsidRDefault="008B1EC4" w:rsidP="003538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7351C"/>
    <w:multiLevelType w:val="multilevel"/>
    <w:tmpl w:val="5B2E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D5875"/>
    <w:multiLevelType w:val="multilevel"/>
    <w:tmpl w:val="8560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751244">
    <w:abstractNumId w:val="0"/>
  </w:num>
  <w:num w:numId="2" w16cid:durableId="11560735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A"/>
    <w:rsid w:val="00001F9D"/>
    <w:rsid w:val="00031647"/>
    <w:rsid w:val="000350EC"/>
    <w:rsid w:val="000476A2"/>
    <w:rsid w:val="0007027A"/>
    <w:rsid w:val="00074E3F"/>
    <w:rsid w:val="00075134"/>
    <w:rsid w:val="00086918"/>
    <w:rsid w:val="000B5366"/>
    <w:rsid w:val="000C0EDF"/>
    <w:rsid w:val="000D5DCD"/>
    <w:rsid w:val="000F4AEC"/>
    <w:rsid w:val="00100575"/>
    <w:rsid w:val="0010094B"/>
    <w:rsid w:val="00104850"/>
    <w:rsid w:val="0013371C"/>
    <w:rsid w:val="001339C3"/>
    <w:rsid w:val="00152FEB"/>
    <w:rsid w:val="00157D7E"/>
    <w:rsid w:val="00161957"/>
    <w:rsid w:val="00165DEB"/>
    <w:rsid w:val="00182D24"/>
    <w:rsid w:val="001901C3"/>
    <w:rsid w:val="001919A9"/>
    <w:rsid w:val="001D1062"/>
    <w:rsid w:val="001D5C91"/>
    <w:rsid w:val="001D6423"/>
    <w:rsid w:val="00206EE0"/>
    <w:rsid w:val="0021064C"/>
    <w:rsid w:val="00215CAE"/>
    <w:rsid w:val="002171DC"/>
    <w:rsid w:val="00253715"/>
    <w:rsid w:val="0025541E"/>
    <w:rsid w:val="00261F68"/>
    <w:rsid w:val="00274089"/>
    <w:rsid w:val="00280D98"/>
    <w:rsid w:val="0028597B"/>
    <w:rsid w:val="00293281"/>
    <w:rsid w:val="002934F8"/>
    <w:rsid w:val="00296FD5"/>
    <w:rsid w:val="002A49A8"/>
    <w:rsid w:val="002A6331"/>
    <w:rsid w:val="002B5F33"/>
    <w:rsid w:val="002C3543"/>
    <w:rsid w:val="002D28AD"/>
    <w:rsid w:val="002D5C12"/>
    <w:rsid w:val="002D7510"/>
    <w:rsid w:val="002F2AA4"/>
    <w:rsid w:val="00310488"/>
    <w:rsid w:val="00327656"/>
    <w:rsid w:val="00341816"/>
    <w:rsid w:val="00347B5B"/>
    <w:rsid w:val="00351F11"/>
    <w:rsid w:val="0035385D"/>
    <w:rsid w:val="00357EAB"/>
    <w:rsid w:val="00360CD3"/>
    <w:rsid w:val="0036569E"/>
    <w:rsid w:val="003670D0"/>
    <w:rsid w:val="00370FAD"/>
    <w:rsid w:val="003810C0"/>
    <w:rsid w:val="00386FAF"/>
    <w:rsid w:val="00391B19"/>
    <w:rsid w:val="003A3741"/>
    <w:rsid w:val="003C7931"/>
    <w:rsid w:val="003C7ABC"/>
    <w:rsid w:val="003E152B"/>
    <w:rsid w:val="00403168"/>
    <w:rsid w:val="00435495"/>
    <w:rsid w:val="00451B49"/>
    <w:rsid w:val="00457EB1"/>
    <w:rsid w:val="004625AF"/>
    <w:rsid w:val="004754F5"/>
    <w:rsid w:val="00482CB2"/>
    <w:rsid w:val="00490671"/>
    <w:rsid w:val="00495D3E"/>
    <w:rsid w:val="004B25F8"/>
    <w:rsid w:val="004C0E6E"/>
    <w:rsid w:val="004C1132"/>
    <w:rsid w:val="004C2E29"/>
    <w:rsid w:val="004C3EDC"/>
    <w:rsid w:val="004D1FC2"/>
    <w:rsid w:val="004D3E62"/>
    <w:rsid w:val="004E0A18"/>
    <w:rsid w:val="004E3008"/>
    <w:rsid w:val="004E4282"/>
    <w:rsid w:val="004F64DF"/>
    <w:rsid w:val="0050536D"/>
    <w:rsid w:val="00511D27"/>
    <w:rsid w:val="005479F3"/>
    <w:rsid w:val="00564180"/>
    <w:rsid w:val="00577198"/>
    <w:rsid w:val="005A3AB0"/>
    <w:rsid w:val="005A5C43"/>
    <w:rsid w:val="005B1D89"/>
    <w:rsid w:val="005C0E49"/>
    <w:rsid w:val="005C5BCC"/>
    <w:rsid w:val="005E1956"/>
    <w:rsid w:val="005E3044"/>
    <w:rsid w:val="005F2B36"/>
    <w:rsid w:val="006113AB"/>
    <w:rsid w:val="00627057"/>
    <w:rsid w:val="00633B75"/>
    <w:rsid w:val="006452C8"/>
    <w:rsid w:val="00651509"/>
    <w:rsid w:val="00651590"/>
    <w:rsid w:val="0066748A"/>
    <w:rsid w:val="00680930"/>
    <w:rsid w:val="00691A7B"/>
    <w:rsid w:val="006942A8"/>
    <w:rsid w:val="006957C5"/>
    <w:rsid w:val="006A4B7A"/>
    <w:rsid w:val="006B0788"/>
    <w:rsid w:val="006B13CC"/>
    <w:rsid w:val="006B5EC9"/>
    <w:rsid w:val="006C2FB1"/>
    <w:rsid w:val="006C7F1A"/>
    <w:rsid w:val="006D72CD"/>
    <w:rsid w:val="006D7BD6"/>
    <w:rsid w:val="006F246F"/>
    <w:rsid w:val="00710805"/>
    <w:rsid w:val="00710BE6"/>
    <w:rsid w:val="00731E40"/>
    <w:rsid w:val="00737265"/>
    <w:rsid w:val="00744E7A"/>
    <w:rsid w:val="0074623D"/>
    <w:rsid w:val="00747498"/>
    <w:rsid w:val="00756DE9"/>
    <w:rsid w:val="007720DC"/>
    <w:rsid w:val="0077486E"/>
    <w:rsid w:val="00776411"/>
    <w:rsid w:val="00783CE9"/>
    <w:rsid w:val="00793276"/>
    <w:rsid w:val="00796788"/>
    <w:rsid w:val="007C201F"/>
    <w:rsid w:val="007C54B9"/>
    <w:rsid w:val="007D3CB2"/>
    <w:rsid w:val="007D60D6"/>
    <w:rsid w:val="007E45A6"/>
    <w:rsid w:val="007E4EBC"/>
    <w:rsid w:val="007F17C5"/>
    <w:rsid w:val="00812711"/>
    <w:rsid w:val="00845DCA"/>
    <w:rsid w:val="00851E47"/>
    <w:rsid w:val="00854932"/>
    <w:rsid w:val="00890118"/>
    <w:rsid w:val="00894530"/>
    <w:rsid w:val="008B1EC4"/>
    <w:rsid w:val="008D5FD2"/>
    <w:rsid w:val="008E134A"/>
    <w:rsid w:val="008F040A"/>
    <w:rsid w:val="00905EBD"/>
    <w:rsid w:val="0090721B"/>
    <w:rsid w:val="0092279E"/>
    <w:rsid w:val="009467DD"/>
    <w:rsid w:val="00952BFC"/>
    <w:rsid w:val="009640CA"/>
    <w:rsid w:val="009808A1"/>
    <w:rsid w:val="00A16295"/>
    <w:rsid w:val="00A16DD2"/>
    <w:rsid w:val="00A201B7"/>
    <w:rsid w:val="00A34020"/>
    <w:rsid w:val="00A46795"/>
    <w:rsid w:val="00A5355F"/>
    <w:rsid w:val="00A54461"/>
    <w:rsid w:val="00A873A3"/>
    <w:rsid w:val="00AB1D99"/>
    <w:rsid w:val="00AC58BB"/>
    <w:rsid w:val="00AD42B6"/>
    <w:rsid w:val="00AD7A39"/>
    <w:rsid w:val="00AE035A"/>
    <w:rsid w:val="00B01542"/>
    <w:rsid w:val="00B046B2"/>
    <w:rsid w:val="00B23F7D"/>
    <w:rsid w:val="00B30E1A"/>
    <w:rsid w:val="00B3293E"/>
    <w:rsid w:val="00B45594"/>
    <w:rsid w:val="00B551AA"/>
    <w:rsid w:val="00B64EFE"/>
    <w:rsid w:val="00B770E0"/>
    <w:rsid w:val="00B8092E"/>
    <w:rsid w:val="00B81F17"/>
    <w:rsid w:val="00B8753B"/>
    <w:rsid w:val="00B966DF"/>
    <w:rsid w:val="00BA4F84"/>
    <w:rsid w:val="00BC5C24"/>
    <w:rsid w:val="00BD5664"/>
    <w:rsid w:val="00BE7FB7"/>
    <w:rsid w:val="00C0728C"/>
    <w:rsid w:val="00C12BD5"/>
    <w:rsid w:val="00C12F42"/>
    <w:rsid w:val="00C22FC7"/>
    <w:rsid w:val="00C31922"/>
    <w:rsid w:val="00C32F37"/>
    <w:rsid w:val="00C66BB9"/>
    <w:rsid w:val="00C778D3"/>
    <w:rsid w:val="00C818EF"/>
    <w:rsid w:val="00C92A50"/>
    <w:rsid w:val="00C94A13"/>
    <w:rsid w:val="00CB3644"/>
    <w:rsid w:val="00CC49C2"/>
    <w:rsid w:val="00CE0669"/>
    <w:rsid w:val="00CE339F"/>
    <w:rsid w:val="00CF0B2F"/>
    <w:rsid w:val="00D17D04"/>
    <w:rsid w:val="00D830D4"/>
    <w:rsid w:val="00D835A7"/>
    <w:rsid w:val="00D941E9"/>
    <w:rsid w:val="00D97401"/>
    <w:rsid w:val="00DB25A1"/>
    <w:rsid w:val="00DB29C9"/>
    <w:rsid w:val="00DB344A"/>
    <w:rsid w:val="00DB7031"/>
    <w:rsid w:val="00DC0CD9"/>
    <w:rsid w:val="00DC5597"/>
    <w:rsid w:val="00DE1A3A"/>
    <w:rsid w:val="00DF352D"/>
    <w:rsid w:val="00E01E60"/>
    <w:rsid w:val="00E04A4A"/>
    <w:rsid w:val="00E31564"/>
    <w:rsid w:val="00E448E0"/>
    <w:rsid w:val="00E475FA"/>
    <w:rsid w:val="00E522AD"/>
    <w:rsid w:val="00E63B21"/>
    <w:rsid w:val="00E6400C"/>
    <w:rsid w:val="00E67A70"/>
    <w:rsid w:val="00E67FE7"/>
    <w:rsid w:val="00E944A9"/>
    <w:rsid w:val="00EC49D7"/>
    <w:rsid w:val="00EE2BE5"/>
    <w:rsid w:val="00F0670B"/>
    <w:rsid w:val="00F15A3F"/>
    <w:rsid w:val="00F16403"/>
    <w:rsid w:val="00F35156"/>
    <w:rsid w:val="00F3760A"/>
    <w:rsid w:val="00F45559"/>
    <w:rsid w:val="00F46159"/>
    <w:rsid w:val="00F6773B"/>
    <w:rsid w:val="00F84787"/>
    <w:rsid w:val="00FC0A16"/>
    <w:rsid w:val="00FD0C97"/>
    <w:rsid w:val="00FD690C"/>
    <w:rsid w:val="00FE09CE"/>
    <w:rsid w:val="00FE7BF2"/>
    <w:rsid w:val="00FF21F3"/>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5AB55"/>
  <w15:chartTrackingRefBased/>
  <w15:docId w15:val="{72CAA3E9-3799-47B4-B1C2-FB99E7D2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E13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8E13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E134A"/>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E134A"/>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E13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E13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E13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E13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E13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A"/>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8E134A"/>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E134A"/>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E134A"/>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E134A"/>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E134A"/>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E134A"/>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E134A"/>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E134A"/>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E134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E134A"/>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A"/>
    <w:rPr>
      <w:i/>
      <w:iCs/>
      <w:color w:val="404040" w:themeColor="text1" w:themeTint="BF"/>
    </w:rPr>
  </w:style>
  <w:style w:type="paragraph" w:styleId="ListParagraph">
    <w:name w:val="List Paragraph"/>
    <w:basedOn w:val="Normal"/>
    <w:uiPriority w:val="34"/>
    <w:qFormat/>
    <w:rsid w:val="008E134A"/>
    <w:pPr>
      <w:ind w:left="720"/>
      <w:contextualSpacing/>
    </w:pPr>
  </w:style>
  <w:style w:type="character" w:styleId="IntenseEmphasis">
    <w:name w:val="Intense Emphasis"/>
    <w:basedOn w:val="DefaultParagraphFont"/>
    <w:uiPriority w:val="21"/>
    <w:qFormat/>
    <w:rsid w:val="008E134A"/>
    <w:rPr>
      <w:i/>
      <w:iCs/>
      <w:color w:val="0F4761" w:themeColor="accent1" w:themeShade="BF"/>
    </w:rPr>
  </w:style>
  <w:style w:type="paragraph" w:styleId="IntenseQuote">
    <w:name w:val="Intense Quote"/>
    <w:basedOn w:val="Normal"/>
    <w:next w:val="Normal"/>
    <w:link w:val="IntenseQuoteChar"/>
    <w:uiPriority w:val="30"/>
    <w:qFormat/>
    <w:rsid w:val="008E1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A"/>
    <w:rPr>
      <w:i/>
      <w:iCs/>
      <w:color w:val="0F4761" w:themeColor="accent1" w:themeShade="BF"/>
    </w:rPr>
  </w:style>
  <w:style w:type="character" w:styleId="IntenseReference">
    <w:name w:val="Intense Reference"/>
    <w:basedOn w:val="DefaultParagraphFont"/>
    <w:uiPriority w:val="32"/>
    <w:qFormat/>
    <w:rsid w:val="008E134A"/>
    <w:rPr>
      <w:b/>
      <w:bCs/>
      <w:smallCaps/>
      <w:color w:val="0F4761" w:themeColor="accent1" w:themeShade="BF"/>
      <w:spacing w:val="5"/>
    </w:rPr>
  </w:style>
  <w:style w:type="paragraph" w:styleId="Header">
    <w:name w:val="header"/>
    <w:basedOn w:val="Normal"/>
    <w:link w:val="HeaderChar"/>
    <w:uiPriority w:val="99"/>
    <w:unhideWhenUsed/>
    <w:rsid w:val="0035385D"/>
    <w:pPr>
      <w:tabs>
        <w:tab w:val="center" w:pos="4513"/>
        <w:tab w:val="right" w:pos="9026"/>
      </w:tabs>
      <w:snapToGrid w:val="0"/>
    </w:pPr>
  </w:style>
  <w:style w:type="character" w:customStyle="1" w:styleId="HeaderChar">
    <w:name w:val="Header Char"/>
    <w:basedOn w:val="DefaultParagraphFont"/>
    <w:link w:val="Header"/>
    <w:uiPriority w:val="99"/>
    <w:rsid w:val="0035385D"/>
  </w:style>
  <w:style w:type="paragraph" w:styleId="Footer">
    <w:name w:val="footer"/>
    <w:basedOn w:val="Normal"/>
    <w:link w:val="FooterChar"/>
    <w:uiPriority w:val="99"/>
    <w:unhideWhenUsed/>
    <w:rsid w:val="0035385D"/>
    <w:pPr>
      <w:tabs>
        <w:tab w:val="center" w:pos="4513"/>
        <w:tab w:val="right" w:pos="9026"/>
      </w:tabs>
      <w:snapToGrid w:val="0"/>
    </w:pPr>
  </w:style>
  <w:style w:type="character" w:customStyle="1" w:styleId="FooterChar">
    <w:name w:val="Footer Char"/>
    <w:basedOn w:val="DefaultParagraphFont"/>
    <w:link w:val="Footer"/>
    <w:uiPriority w:val="99"/>
    <w:rsid w:val="0035385D"/>
  </w:style>
  <w:style w:type="paragraph" w:styleId="Revision">
    <w:name w:val="Revision"/>
    <w:hidden/>
    <w:uiPriority w:val="99"/>
    <w:semiHidden/>
    <w:rsid w:val="004C0E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86055-7F9F-472A-980C-E15930FA1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19</Pages>
  <Words>5649</Words>
  <Characters>32204</Characters>
  <Application>Microsoft Office Word</Application>
  <DocSecurity>0</DocSecurity>
  <Lines>268</Lines>
  <Paragraphs>75</Paragraphs>
  <ScaleCrop>false</ScaleCrop>
  <Company/>
  <LinksUpToDate>false</LinksUpToDate>
  <CharactersWithSpaces>37778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Seongyong</cp:lastModifiedBy>
  <cp:revision>229</cp:revision>
  <dcterms:created xsi:type="dcterms:W3CDTF">2026-02-21T21:41:00Z</dcterms:created>
  <dcterms:modified xsi:type="dcterms:W3CDTF">2026-03-03T12:46:00Z</dcterms:modified>
</cp:coreProperties>
</file>