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72E5F" w14:textId="025BC20B" w:rsidR="00EB3C85" w:rsidRPr="000F5D13" w:rsidRDefault="00EB3C85" w:rsidP="00EB3C85">
      <w:r w:rsidRPr="000F5D13">
        <w:t>Gaining CK is a fundamental requirement for pre-service teachers’ professional growth, as it underpins the subject-specific knowledge essential for effective pedagogy (Beshah &amp; Anshu, 2024). In L2 education, CK spans applied linguistics domains such as educational linguistics, translanguaging, discourse analysis, and L2 acquisition (Bartels, 2005). Thus, L2 teacher training programs</w:t>
      </w:r>
      <w:r w:rsidR="0072788E" w:rsidRPr="000F5D13">
        <w:rPr>
          <w:rFonts w:eastAsia="맑은 고딕" w:hint="eastAsia"/>
          <w:lang w:eastAsia="ko-KR"/>
        </w:rPr>
        <w:t xml:space="preserve">, </w:t>
      </w:r>
      <w:r w:rsidRPr="000F5D13">
        <w:t>especially those preparing language teaching majors</w:t>
      </w:r>
      <w:r w:rsidR="0072788E" w:rsidRPr="000F5D13">
        <w:rPr>
          <w:rFonts w:eastAsia="맑은 고딕" w:hint="eastAsia"/>
          <w:lang w:eastAsia="ko-KR"/>
        </w:rPr>
        <w:t xml:space="preserve">, </w:t>
      </w:r>
      <w:r w:rsidR="00F85AB0" w:rsidRPr="000F5D13">
        <w:rPr>
          <w:rFonts w:eastAsia="맑은 고딕" w:hint="eastAsia"/>
          <w:lang w:eastAsia="ko-KR"/>
        </w:rPr>
        <w:t>shou</w:t>
      </w:r>
      <w:r w:rsidR="00316A4B" w:rsidRPr="000F5D13">
        <w:rPr>
          <w:rFonts w:eastAsia="맑은 고딕" w:hint="eastAsia"/>
          <w:lang w:eastAsia="ko-KR"/>
        </w:rPr>
        <w:t>l</w:t>
      </w:r>
      <w:r w:rsidR="00F85AB0" w:rsidRPr="000F5D13">
        <w:rPr>
          <w:rFonts w:eastAsia="맑은 고딕" w:hint="eastAsia"/>
          <w:lang w:eastAsia="ko-KR"/>
        </w:rPr>
        <w:t>d</w:t>
      </w:r>
      <w:r w:rsidRPr="000F5D13">
        <w:t xml:space="preserve"> prioritize CK development from the outset (Ton-Nu &amp; Nguyen, 2024). Yet research shows that pre-service teachers struggle with CK due to limited engagement</w:t>
      </w:r>
      <w:r w:rsidR="00316A4B" w:rsidRPr="000F5D13">
        <w:rPr>
          <w:rFonts w:eastAsia="맑은 고딕" w:hint="eastAsia"/>
          <w:lang w:eastAsia="ko-KR"/>
        </w:rPr>
        <w:t xml:space="preserve"> in teaching</w:t>
      </w:r>
      <w:r w:rsidRPr="000F5D13">
        <w:t xml:space="preserve">, perceived irrelevance to practice, and theory-centered lectures (Bartels, 2005; Beshah &amp; Anshu, 2024). </w:t>
      </w:r>
    </w:p>
    <w:p w14:paraId="282BD370" w14:textId="5CF83B6A" w:rsidR="009F2759" w:rsidRPr="000F5D13" w:rsidRDefault="00EB3C85" w:rsidP="00EB3C85">
      <w:r w:rsidRPr="000F5D13">
        <w:t xml:space="preserve">This study addresses this challenge by examining how GenAI and metaverse technologies can be integrated to support pre-service English teachers’ CK development. Although AI and immersive platforms are increasingly used in teacher education for their pedagogical affordances (Moorhouse et al., 2024), only some studies have addressed CK development as a research focus, typically by examining how pre-service teachers gain disciplinary knowledge through experiential learning (e.g., Beshah &amp; Anshu, 2024; Zhang et al., 2025). Even in these CK-oriented studies, emerging technologies are </w:t>
      </w:r>
      <w:del w:id="0" w:author="Seongyong" w:date="2026-03-18T09:07:00Z" w16du:dateUtc="2026-03-18T09:07:00Z">
        <w:r w:rsidRPr="00D160B1" w:rsidDel="00DC089A">
          <w:delText xml:space="preserve">often </w:delText>
        </w:r>
      </w:del>
      <w:r w:rsidRPr="000F5D13">
        <w:t xml:space="preserve">positioned as support tools rather than as a mediating means through which learners </w:t>
      </w:r>
      <w:del w:id="1" w:author="Seongyong" w:date="2026-03-18T09:07:00Z" w16du:dateUtc="2026-03-18T09:07:00Z">
        <w:r w:rsidRPr="000F5D13" w:rsidDel="00DC089A">
          <w:delText xml:space="preserve">refine </w:delText>
        </w:r>
      </w:del>
      <w:ins w:id="2" w:author="Seongyong" w:date="2026-03-18T09:07:00Z" w16du:dateUtc="2026-03-18T09:07:00Z">
        <w:r w:rsidR="00DC089A" w:rsidRPr="000F5D13">
          <w:rPr>
            <w:rFonts w:eastAsia="맑은 고딕" w:hint="eastAsia"/>
            <w:lang w:eastAsia="ko-KR"/>
          </w:rPr>
          <w:t>develop</w:t>
        </w:r>
        <w:r w:rsidR="00DC089A" w:rsidRPr="000F5D13">
          <w:t xml:space="preserve"> </w:t>
        </w:r>
      </w:ins>
      <w:r w:rsidRPr="000F5D13">
        <w:t xml:space="preserve">applied linguistics knowledge through agency enactment in design work (Lee &amp; Jeon, 2024). Thus, </w:t>
      </w:r>
      <w:del w:id="3" w:author="Seongyong" w:date="2026-03-18T09:08:00Z" w16du:dateUtc="2026-03-18T09:08:00Z">
        <w:r w:rsidRPr="000F5D13" w:rsidDel="00462E8C">
          <w:delText xml:space="preserve">addressing this gap, </w:delText>
        </w:r>
      </w:del>
      <w:r w:rsidRPr="000F5D13">
        <w:t>this study investigates pre-service teachers’ CK development as enacted in design work, specifically asking how GenAI and metaverse affordances and agency work on the internalization of applied-linguistics knowledge.</w:t>
      </w:r>
    </w:p>
    <w:p w14:paraId="345B299C" w14:textId="686AFA7A" w:rsidR="009F2759" w:rsidRPr="000F5D13" w:rsidRDefault="00CB28D7" w:rsidP="009F2759">
      <w:pPr>
        <w:pStyle w:val="Heading1"/>
      </w:pPr>
      <w:r w:rsidRPr="000F5D13">
        <w:t>Literature review</w:t>
      </w:r>
    </w:p>
    <w:p w14:paraId="21093CA4" w14:textId="77777777" w:rsidR="00373440" w:rsidRPr="000F5D13" w:rsidRDefault="00373440" w:rsidP="009F2759">
      <w:pPr>
        <w:rPr>
          <w:rFonts w:ascii="Arial" w:eastAsia="Arial Unicode MS" w:hAnsi="Arial" w:cs="Arial"/>
          <w:b/>
          <w:rPrChange w:id="4" w:author="Seongyong" w:date="2026-03-18T09:38:00Z" w16du:dateUtc="2026-03-18T09:38:00Z">
            <w:rPr>
              <w:rFonts w:ascii="Arial" w:eastAsia="Arial Unicode MS" w:hAnsi="Arial" w:cs="Arial"/>
              <w:b/>
              <w:lang w:val="fr-FR"/>
            </w:rPr>
          </w:rPrChange>
        </w:rPr>
      </w:pPr>
      <w:r w:rsidRPr="000F5D13">
        <w:rPr>
          <w:rFonts w:ascii="Arial" w:eastAsia="Arial Unicode MS" w:hAnsi="Arial" w:cs="Arial"/>
          <w:b/>
          <w:rPrChange w:id="5" w:author="Seongyong" w:date="2026-03-18T09:38:00Z" w16du:dateUtc="2026-03-18T09:38:00Z">
            <w:rPr>
              <w:rFonts w:ascii="Arial" w:eastAsia="Arial Unicode MS" w:hAnsi="Arial" w:cs="Arial"/>
              <w:b/>
              <w:lang w:val="fr-FR"/>
            </w:rPr>
          </w:rPrChange>
        </w:rPr>
        <w:t xml:space="preserve">Pre-service language teacher training </w:t>
      </w:r>
      <w:proofErr w:type="gramStart"/>
      <w:r w:rsidRPr="000F5D13">
        <w:rPr>
          <w:rFonts w:ascii="Arial" w:eastAsia="Arial Unicode MS" w:hAnsi="Arial" w:cs="Arial"/>
          <w:b/>
          <w:rPrChange w:id="6" w:author="Seongyong" w:date="2026-03-18T09:38:00Z" w16du:dateUtc="2026-03-18T09:38:00Z">
            <w:rPr>
              <w:rFonts w:ascii="Arial" w:eastAsia="Arial Unicode MS" w:hAnsi="Arial" w:cs="Arial"/>
              <w:b/>
              <w:lang w:val="fr-FR"/>
            </w:rPr>
          </w:rPrChange>
        </w:rPr>
        <w:t>with</w:t>
      </w:r>
      <w:proofErr w:type="gramEnd"/>
      <w:r w:rsidRPr="000F5D13">
        <w:rPr>
          <w:rFonts w:ascii="Arial" w:eastAsia="Arial Unicode MS" w:hAnsi="Arial" w:cs="Arial"/>
          <w:b/>
          <w:rPrChange w:id="7" w:author="Seongyong" w:date="2026-03-18T09:38:00Z" w16du:dateUtc="2026-03-18T09:38:00Z">
            <w:rPr>
              <w:rFonts w:ascii="Arial" w:eastAsia="Arial Unicode MS" w:hAnsi="Arial" w:cs="Arial"/>
              <w:b/>
              <w:lang w:val="fr-FR"/>
            </w:rPr>
          </w:rPrChange>
        </w:rPr>
        <w:t xml:space="preserve"> technology</w:t>
      </w:r>
    </w:p>
    <w:p w14:paraId="35AD22EA" w14:textId="3A863000" w:rsidR="00DE15C2" w:rsidRPr="000F5D13" w:rsidRDefault="00DE15C2" w:rsidP="00DE15C2">
      <w:r w:rsidRPr="000F5D13">
        <w:t xml:space="preserve">Professional development in teacher education, particularly technology integration, has been a central </w:t>
      </w:r>
      <w:del w:id="8" w:author="Seongyong" w:date="2026-03-18T09:10:00Z" w16du:dateUtc="2026-03-18T09:10:00Z">
        <w:r w:rsidRPr="000F5D13" w:rsidDel="000352F7">
          <w:delText xml:space="preserve">concern </w:delText>
        </w:r>
      </w:del>
      <w:ins w:id="9" w:author="Seongyong" w:date="2026-03-18T09:10:00Z" w16du:dateUtc="2026-03-18T09:10:00Z">
        <w:r w:rsidR="000352F7" w:rsidRPr="000F5D13">
          <w:rPr>
            <w:rFonts w:eastAsia="맑은 고딕" w:hint="eastAsia"/>
            <w:lang w:eastAsia="ko-KR"/>
          </w:rPr>
          <w:t xml:space="preserve">issue </w:t>
        </w:r>
      </w:ins>
      <w:r w:rsidRPr="000F5D13">
        <w:t>in educational research (</w:t>
      </w:r>
      <w:proofErr w:type="spellStart"/>
      <w:r w:rsidRPr="000F5D13">
        <w:t>Tondeur</w:t>
      </w:r>
      <w:proofErr w:type="spellEnd"/>
      <w:r w:rsidRPr="000F5D13">
        <w:t xml:space="preserve"> et al., 2012, 2025). Over the past decades, teacher education has been </w:t>
      </w:r>
      <w:del w:id="10" w:author="Seongyong" w:date="2026-03-18T09:10:00Z" w16du:dateUtc="2026-03-18T09:10:00Z">
        <w:r w:rsidRPr="000F5D13" w:rsidDel="00242DE4">
          <w:delText xml:space="preserve">reshaped </w:delText>
        </w:r>
      </w:del>
      <w:ins w:id="11" w:author="Seongyong" w:date="2026-03-18T09:10:00Z" w16du:dateUtc="2026-03-18T09:10:00Z">
        <w:r w:rsidR="00242DE4" w:rsidRPr="000F5D13">
          <w:rPr>
            <w:rFonts w:eastAsia="맑은 고딕" w:hint="eastAsia"/>
            <w:lang w:eastAsia="ko-KR"/>
          </w:rPr>
          <w:t>reconceptualized</w:t>
        </w:r>
        <w:r w:rsidR="00242DE4" w:rsidRPr="000F5D13">
          <w:t xml:space="preserve"> </w:t>
        </w:r>
      </w:ins>
      <w:r w:rsidRPr="000F5D13">
        <w:t>by technological innovations, prompting new approaches to preparing pre-service teachers (Jeon et al., 2022; Hwang et al., 2025). Early studies emphasized training methods to strengthen teachers’ technological pedagogical knowledge (TPK) and classroom readiness through tasks</w:t>
      </w:r>
      <w:ins w:id="12" w:author="Seongyong" w:date="2026-03-18T09:10:00Z" w16du:dateUtc="2026-03-18T09:10:00Z">
        <w:r w:rsidR="00890147" w:rsidRPr="000F5D13">
          <w:rPr>
            <w:rFonts w:eastAsia="맑은 고딕" w:hint="eastAsia"/>
            <w:lang w:eastAsia="ko-KR"/>
          </w:rPr>
          <w:t>,</w:t>
        </w:r>
      </w:ins>
      <w:r w:rsidRPr="000F5D13">
        <w:t xml:space="preserve"> such as lesson planning and materials development (Chen, 2023; Jeon et al., 2022).</w:t>
      </w:r>
    </w:p>
    <w:p w14:paraId="4E2146F2" w14:textId="62C609B4" w:rsidR="00DE15C2" w:rsidRPr="000F5D13" w:rsidRDefault="00DE15C2" w:rsidP="00DE15C2">
      <w:r w:rsidRPr="000F5D13">
        <w:t>Previous research on technology integration in language teaching reveals a tendency to be technocentric (Al-</w:t>
      </w:r>
      <w:proofErr w:type="spellStart"/>
      <w:r w:rsidRPr="000F5D13">
        <w:t>Furaih</w:t>
      </w:r>
      <w:proofErr w:type="spellEnd"/>
      <w:r w:rsidRPr="000F5D13">
        <w:t xml:space="preserve">, 2017; Campbell et al., 2022). Such approaches </w:t>
      </w:r>
      <w:del w:id="13" w:author="Seongyong" w:date="2026-03-18T09:12:00Z" w16du:dateUtc="2026-03-18T09:12:00Z">
        <w:r w:rsidRPr="000F5D13" w:rsidDel="00937641">
          <w:delText xml:space="preserve">often emphasized </w:delText>
        </w:r>
      </w:del>
      <w:ins w:id="14" w:author="Seongyong" w:date="2026-03-18T09:12:00Z" w16du:dateUtc="2026-03-18T09:12:00Z">
        <w:r w:rsidR="00937641" w:rsidRPr="000F5D13">
          <w:t>emphasize</w:t>
        </w:r>
        <w:r w:rsidR="00937641" w:rsidRPr="000F5D13">
          <w:rPr>
            <w:rFonts w:eastAsia="맑은 고딕" w:hint="eastAsia"/>
            <w:lang w:eastAsia="ko-KR"/>
          </w:rPr>
          <w:t>s</w:t>
        </w:r>
        <w:r w:rsidR="00937641" w:rsidRPr="000F5D13">
          <w:t xml:space="preserve"> </w:t>
        </w:r>
      </w:ins>
      <w:r w:rsidRPr="000F5D13">
        <w:t xml:space="preserve">the benefits of technology for language teaching (e.g., Moorhouse, 2024; Hwang et al., 2025), while paying insufficient attention to the dynamic interplay among technology, disciplinary content, pedagogy, and context (cf. Bower, 2019; Chen, 2022; </w:t>
      </w:r>
      <w:proofErr w:type="spellStart"/>
      <w:r w:rsidRPr="000F5D13">
        <w:t>Tondeur</w:t>
      </w:r>
      <w:proofErr w:type="spellEnd"/>
      <w:r w:rsidRPr="000F5D13">
        <w:t xml:space="preserve"> et al., 2025). This orientation has posed pedagogical challenges by prioritizing technology over its synergistic potential with broader educational objectives in aligning it with pedagogy and content to meet specific language learning goals (Lee &amp; Jeon, 2024). Accordingly, this </w:t>
      </w:r>
      <w:del w:id="15" w:author="Seongyong" w:date="2026-03-18T09:13:00Z" w16du:dateUtc="2026-03-18T09:13:00Z">
        <w:r w:rsidRPr="000F5D13" w:rsidDel="00140323">
          <w:delText xml:space="preserve">background </w:delText>
        </w:r>
      </w:del>
      <w:r w:rsidRPr="000F5D13">
        <w:t>underscores the need for comprehensive frameworks, such as Technological Pedagogical Content Knowledge (TPACK), in pre-service teacher training to guide contextualized technology adoption into subject-specific pedagogy (Celik, 2023; Tseng, 2018).</w:t>
      </w:r>
    </w:p>
    <w:p w14:paraId="5456BD72" w14:textId="5C231710" w:rsidR="00BF3464" w:rsidRPr="000F5D13" w:rsidRDefault="00DE15C2" w:rsidP="00DE15C2">
      <w:pPr>
        <w:rPr>
          <w:rPrChange w:id="16" w:author="Seongyong" w:date="2026-03-18T09:38:00Z" w16du:dateUtc="2026-03-18T09:38:00Z">
            <w:rPr>
              <w:lang w:val="fr-FR"/>
            </w:rPr>
          </w:rPrChange>
        </w:rPr>
      </w:pPr>
      <w:del w:id="17" w:author="Seongyong" w:date="2026-03-18T09:17:00Z" w16du:dateUtc="2026-03-18T09:17:00Z">
        <w:r w:rsidRPr="000F5D13" w:rsidDel="00FC0CEA">
          <w:delText>Research has developed t</w:delText>
        </w:r>
      </w:del>
      <w:ins w:id="18" w:author="Seongyong" w:date="2026-03-18T09:17:00Z" w16du:dateUtc="2026-03-18T09:17:00Z">
        <w:r w:rsidR="00FC0CEA" w:rsidRPr="000F5D13">
          <w:rPr>
            <w:rFonts w:eastAsia="맑은 고딕" w:hint="eastAsia"/>
            <w:lang w:eastAsia="ko-KR"/>
          </w:rPr>
          <w:t>T</w:t>
        </w:r>
      </w:ins>
      <w:r w:rsidRPr="000F5D13">
        <w:t xml:space="preserve">eacher-training models </w:t>
      </w:r>
      <w:ins w:id="19" w:author="Seongyong" w:date="2026-03-18T09:17:00Z" w16du:dateUtc="2026-03-18T09:17:00Z">
        <w:r w:rsidR="00604B18" w:rsidRPr="000F5D13">
          <w:rPr>
            <w:rFonts w:eastAsia="맑은 고딕" w:hint="eastAsia"/>
            <w:lang w:eastAsia="ko-KR"/>
          </w:rPr>
          <w:t xml:space="preserve">have been developed </w:t>
        </w:r>
      </w:ins>
      <w:r w:rsidRPr="000F5D13">
        <w:t>to integrate technology with pedagogy and subject content in preparing pre-service teachers for technology-enhanced instruction (Al-</w:t>
      </w:r>
      <w:proofErr w:type="spellStart"/>
      <w:r w:rsidRPr="000F5D13">
        <w:t>Furaih</w:t>
      </w:r>
      <w:proofErr w:type="spellEnd"/>
      <w:r w:rsidRPr="000F5D13">
        <w:t>, 2017). Specifically, the TPACK framework (Mishra &amp; Koehler, 2006) links technological tools, pedagogical approaches, and disciplinary content</w:t>
      </w:r>
      <w:ins w:id="20" w:author="Seongyong" w:date="2026-03-18T09:18:00Z" w16du:dateUtc="2026-03-18T09:18:00Z">
        <w:r w:rsidR="00251DE1" w:rsidRPr="000F5D13">
          <w:rPr>
            <w:rFonts w:eastAsia="맑은 고딕" w:hint="eastAsia"/>
            <w:lang w:eastAsia="ko-KR"/>
          </w:rPr>
          <w:t>, and</w:t>
        </w:r>
      </w:ins>
      <w:del w:id="21" w:author="Seongyong" w:date="2026-03-18T09:18:00Z" w16du:dateUtc="2026-03-18T09:18:00Z">
        <w:r w:rsidRPr="000F5D13" w:rsidDel="00251DE1">
          <w:delText>.</w:delText>
        </w:r>
      </w:del>
      <w:r w:rsidRPr="000F5D13">
        <w:t xml:space="preserve"> </w:t>
      </w:r>
      <w:del w:id="22" w:author="Seongyong" w:date="2026-03-18T09:18:00Z" w16du:dateUtc="2026-03-18T09:18:00Z">
        <w:r w:rsidRPr="000F5D13" w:rsidDel="00251DE1">
          <w:delText>T</w:delText>
        </w:r>
      </w:del>
      <w:ins w:id="23" w:author="Seongyong" w:date="2026-03-18T09:18:00Z" w16du:dateUtc="2026-03-18T09:18:00Z">
        <w:r w:rsidR="00251DE1" w:rsidRPr="000F5D13">
          <w:rPr>
            <w:rFonts w:eastAsia="맑은 고딕" w:hint="eastAsia"/>
            <w:lang w:eastAsia="ko-KR"/>
          </w:rPr>
          <w:t>t</w:t>
        </w:r>
      </w:ins>
      <w:r w:rsidRPr="000F5D13">
        <w:t>he Synthesis of Qualitative Evidence (SQD) model offers empirically validated strategies such as modelling, collaborative design, scaffolded practice, and reflection (</w:t>
      </w:r>
      <w:proofErr w:type="spellStart"/>
      <w:r w:rsidRPr="000F5D13">
        <w:t>Tondeur</w:t>
      </w:r>
      <w:proofErr w:type="spellEnd"/>
      <w:r w:rsidRPr="000F5D13">
        <w:t xml:space="preserve"> et al., 2012, 2025). Building on these</w:t>
      </w:r>
      <w:ins w:id="24" w:author="Seongyong" w:date="2026-03-18T09:21:00Z" w16du:dateUtc="2026-03-18T09:21:00Z">
        <w:r w:rsidR="00F4319B" w:rsidRPr="000F5D13">
          <w:rPr>
            <w:rFonts w:eastAsia="맑은 고딕" w:hint="eastAsia"/>
            <w:lang w:eastAsia="ko-KR"/>
          </w:rPr>
          <w:t xml:space="preserve"> models</w:t>
        </w:r>
      </w:ins>
      <w:r w:rsidRPr="000F5D13">
        <w:t xml:space="preserve">, design-based active learning engages pre-service teachers in iterative cycles of exploration, design, implementation, and reflection (Campbell et al., 2022; Hwang et al., 2025), strengthening skills in multimodal lesson design, prompt </w:t>
      </w:r>
      <w:r w:rsidRPr="000F5D13">
        <w:lastRenderedPageBreak/>
        <w:t xml:space="preserve">engineering, and AI-assisted feedback, while </w:t>
      </w:r>
      <w:del w:id="25" w:author="Seongyong" w:date="2026-03-18T09:23:00Z" w16du:dateUtc="2026-03-18T09:23:00Z">
        <w:r w:rsidRPr="000F5D13" w:rsidDel="004A28E7">
          <w:delText xml:space="preserve">also </w:delText>
        </w:r>
      </w:del>
      <w:r w:rsidRPr="000F5D13">
        <w:t xml:space="preserve">enhancing pedagogical judgment and the capacity to adapt technology to disciplinary contexts (Jeon et al., 2022; Kim et al., 2022). </w:t>
      </w:r>
      <w:del w:id="26" w:author="Seongyong" w:date="2026-03-18T09:24:00Z" w16du:dateUtc="2026-03-18T09:24:00Z">
        <w:r w:rsidRPr="000F5D13" w:rsidDel="00A866E5">
          <w:delText>Together</w:delText>
        </w:r>
      </w:del>
      <w:ins w:id="27" w:author="Seongyong" w:date="2026-03-18T09:24:00Z" w16du:dateUtc="2026-03-18T09:24:00Z">
        <w:r w:rsidR="00A866E5" w:rsidRPr="000F5D13">
          <w:rPr>
            <w:rFonts w:eastAsia="맑은 고딕" w:hint="eastAsia"/>
            <w:lang w:eastAsia="ko-KR"/>
          </w:rPr>
          <w:t>Thus</w:t>
        </w:r>
      </w:ins>
      <w:r w:rsidRPr="000F5D13">
        <w:t xml:space="preserve">, these models provide a foundation for cultivating integrated CK, PK, and TK </w:t>
      </w:r>
      <w:del w:id="28" w:author="Seongyong" w:date="2026-03-18T09:24:00Z" w16du:dateUtc="2026-03-18T09:24:00Z">
        <w:r w:rsidRPr="000F5D13" w:rsidDel="002F20CB">
          <w:delText xml:space="preserve">competencies </w:delText>
        </w:r>
      </w:del>
      <w:ins w:id="29" w:author="Seongyong" w:date="2026-03-18T09:24:00Z" w16du:dateUtc="2026-03-18T09:24:00Z">
        <w:r w:rsidR="002F20CB" w:rsidRPr="000F5D13">
          <w:t>competenc</w:t>
        </w:r>
        <w:r w:rsidR="002F20CB" w:rsidRPr="000F5D13">
          <w:rPr>
            <w:rFonts w:eastAsia="맑은 고딕" w:hint="eastAsia"/>
            <w:lang w:eastAsia="ko-KR"/>
          </w:rPr>
          <w:t>y</w:t>
        </w:r>
        <w:r w:rsidR="002F20CB" w:rsidRPr="000F5D13">
          <w:t xml:space="preserve"> </w:t>
        </w:r>
      </w:ins>
      <w:r w:rsidRPr="000F5D13">
        <w:t>for effective technology use in teacher education (Lee &amp; Jeon, 2024; Tai, 2015; Tseng, 2018).</w:t>
      </w:r>
    </w:p>
    <w:p w14:paraId="47AB794F" w14:textId="1E9ACE1E" w:rsidR="00AD45CD" w:rsidRPr="000F5D13" w:rsidRDefault="00640211" w:rsidP="00AD45CD">
      <w:pPr>
        <w:pStyle w:val="Heading2"/>
        <w:rPr>
          <w:lang w:eastAsia="ko-KR"/>
          <w:rPrChange w:id="30" w:author="Seongyong" w:date="2026-03-18T09:38:00Z" w16du:dateUtc="2026-03-18T09:38:00Z">
            <w:rPr>
              <w:lang w:val="fr-FR" w:eastAsia="ko-KR"/>
            </w:rPr>
          </w:rPrChange>
        </w:rPr>
      </w:pPr>
      <w:r w:rsidRPr="000F5D13">
        <w:rPr>
          <w:lang w:eastAsia="ko-KR"/>
          <w:rPrChange w:id="31" w:author="Seongyong" w:date="2026-03-18T09:38:00Z" w16du:dateUtc="2026-03-18T09:38:00Z">
            <w:rPr>
              <w:lang w:val="fr-FR" w:eastAsia="ko-KR"/>
            </w:rPr>
          </w:rPrChange>
        </w:rPr>
        <w:t>E</w:t>
      </w:r>
      <w:r w:rsidR="00F4213C" w:rsidRPr="000F5D13">
        <w:rPr>
          <w:rPrChange w:id="32" w:author="Seongyong" w:date="2026-03-18T09:38:00Z" w16du:dateUtc="2026-03-18T09:38:00Z">
            <w:rPr>
              <w:lang w:val="fr-FR"/>
            </w:rPr>
          </w:rPrChange>
        </w:rPr>
        <w:t>merging technologies</w:t>
      </w:r>
      <w:r w:rsidRPr="000F5D13">
        <w:rPr>
          <w:lang w:eastAsia="ko-KR"/>
          <w:rPrChange w:id="33" w:author="Seongyong" w:date="2026-03-18T09:38:00Z" w16du:dateUtc="2026-03-18T09:38:00Z">
            <w:rPr>
              <w:lang w:val="fr-FR" w:eastAsia="ko-KR"/>
            </w:rPr>
          </w:rPrChange>
        </w:rPr>
        <w:t xml:space="preserve"> for pre-service teacher </w:t>
      </w:r>
      <w:r w:rsidR="00422309" w:rsidRPr="000F5D13">
        <w:rPr>
          <w:lang w:eastAsia="ko-KR"/>
          <w:rPrChange w:id="34" w:author="Seongyong" w:date="2026-03-18T09:38:00Z" w16du:dateUtc="2026-03-18T09:38:00Z">
            <w:rPr>
              <w:lang w:val="fr-FR" w:eastAsia="ko-KR"/>
            </w:rPr>
          </w:rPrChange>
        </w:rPr>
        <w:t>education</w:t>
      </w:r>
    </w:p>
    <w:p w14:paraId="60BDFBF3" w14:textId="492845EF" w:rsidR="00DD601A" w:rsidRPr="000F5D13" w:rsidRDefault="00DD601A" w:rsidP="00DD601A">
      <w:pPr>
        <w:rPr>
          <w:rPrChange w:id="35" w:author="Seongyong" w:date="2026-03-18T09:38:00Z" w16du:dateUtc="2026-03-18T09:38:00Z">
            <w:rPr>
              <w:lang w:val="fr-FR"/>
            </w:rPr>
          </w:rPrChange>
        </w:rPr>
      </w:pPr>
      <w:r w:rsidRPr="000F5D13">
        <w:rPr>
          <w:rPrChange w:id="36" w:author="Seongyong" w:date="2026-03-18T09:38:00Z" w16du:dateUtc="2026-03-18T09:38:00Z">
            <w:rPr>
              <w:lang w:val="fr-FR"/>
            </w:rPr>
          </w:rPrChange>
        </w:rPr>
        <w:t>Emerging technologies such as AI and immersive platforms, including VR, are increasingly recognized for their potential to enhance pre-service teachers’ technological and pedagogical skills (Lee et al., 2025</w:t>
      </w:r>
      <w:r w:rsidR="007F5C76" w:rsidRPr="000F5D13">
        <w:rPr>
          <w:rFonts w:eastAsia="맑은 고딕"/>
          <w:lang w:eastAsia="ko-KR"/>
          <w:rPrChange w:id="37" w:author="Seongyong" w:date="2026-03-18T09:38:00Z" w16du:dateUtc="2026-03-18T09:38:00Z">
            <w:rPr>
              <w:rFonts w:eastAsia="맑은 고딕"/>
              <w:lang w:val="fr-FR" w:eastAsia="ko-KR"/>
            </w:rPr>
          </w:rPrChange>
        </w:rPr>
        <w:t>, 2026</w:t>
      </w:r>
      <w:r w:rsidRPr="000F5D13">
        <w:rPr>
          <w:rPrChange w:id="38" w:author="Seongyong" w:date="2026-03-18T09:38:00Z" w16du:dateUtc="2026-03-18T09:38:00Z">
            <w:rPr>
              <w:lang w:val="fr-FR"/>
            </w:rPr>
          </w:rPrChange>
        </w:rPr>
        <w:t xml:space="preserve">; Wu &amp; Chun, 2025). Research shows that AI-supported lesson planning can </w:t>
      </w:r>
      <w:del w:id="39" w:author="Seongyong" w:date="2026-03-18T09:30:00Z" w16du:dateUtc="2026-03-18T09:30:00Z">
        <w:r w:rsidRPr="000F5D13" w:rsidDel="00D458AA">
          <w:rPr>
            <w:rPrChange w:id="40" w:author="Seongyong" w:date="2026-03-18T09:38:00Z" w16du:dateUtc="2026-03-18T09:38:00Z">
              <w:rPr>
                <w:lang w:val="fr-FR"/>
              </w:rPr>
            </w:rPrChange>
          </w:rPr>
          <w:delText xml:space="preserve">foster </w:delText>
        </w:r>
      </w:del>
      <w:ins w:id="41" w:author="Seongyong" w:date="2026-03-18T09:30:00Z" w16du:dateUtc="2026-03-18T09:30:00Z">
        <w:r w:rsidR="00D458AA" w:rsidRPr="000F5D13">
          <w:rPr>
            <w:rFonts w:eastAsia="맑은 고딕"/>
            <w:lang w:eastAsia="ko-KR"/>
            <w:rPrChange w:id="42" w:author="Seongyong" w:date="2026-03-18T09:38:00Z" w16du:dateUtc="2026-03-18T09:38:00Z">
              <w:rPr>
                <w:rFonts w:eastAsia="맑은 고딕"/>
                <w:lang w:val="fr-FR" w:eastAsia="ko-KR"/>
              </w:rPr>
            </w:rPrChange>
          </w:rPr>
          <w:t>develop</w:t>
        </w:r>
        <w:r w:rsidR="00D458AA" w:rsidRPr="000F5D13">
          <w:rPr>
            <w:rPrChange w:id="43" w:author="Seongyong" w:date="2026-03-18T09:38:00Z" w16du:dateUtc="2026-03-18T09:38:00Z">
              <w:rPr>
                <w:lang w:val="fr-FR"/>
              </w:rPr>
            </w:rPrChange>
          </w:rPr>
          <w:t xml:space="preserve"> </w:t>
        </w:r>
      </w:ins>
      <w:r w:rsidRPr="000F5D13">
        <w:rPr>
          <w:rPrChange w:id="44" w:author="Seongyong" w:date="2026-03-18T09:38:00Z" w16du:dateUtc="2026-03-18T09:38:00Z">
            <w:rPr>
              <w:lang w:val="fr-FR"/>
            </w:rPr>
          </w:rPrChange>
        </w:rPr>
        <w:t>authentic learning environments and strengthen teachers’ readiness to integrate technology into classroom practice (Jeon et al., 2022). Similarly, metaverse-based simulations provide situated practice spaces that simulate real teaching contexts, supporting collaborative learning, multimodal task design, TPACK development, and digital literacy (Lee &amp; Wu, 2024; Wu &amp; Chun, 2025). Combined with AI chatbots, immersive environments enable interactive practice and provide feedback while allowing teachers to develop task-oriented design and material adaptation skills (Hwang et al., 2025).</w:t>
      </w:r>
    </w:p>
    <w:p w14:paraId="73778240" w14:textId="56DCC199" w:rsidR="00DD601A" w:rsidRPr="000F5D13" w:rsidRDefault="00DD601A">
      <w:pPr>
        <w:rPr>
          <w:rPrChange w:id="45" w:author="Seongyong" w:date="2026-03-18T09:38:00Z" w16du:dateUtc="2026-03-18T09:38:00Z">
            <w:rPr>
              <w:lang w:val="fr-FR"/>
            </w:rPr>
          </w:rPrChange>
        </w:rPr>
      </w:pPr>
      <w:r w:rsidRPr="000F5D13">
        <w:rPr>
          <w:rPrChange w:id="46" w:author="Seongyong" w:date="2026-03-18T09:38:00Z" w16du:dateUtc="2026-03-18T09:38:00Z">
            <w:rPr>
              <w:lang w:val="fr-FR"/>
            </w:rPr>
          </w:rPrChange>
        </w:rPr>
        <w:t xml:space="preserve">The release of ChatGPT in late 2022 marked a turning point, moving AI from niche innovation to </w:t>
      </w:r>
      <w:ins w:id="47" w:author="Seongyong" w:date="2026-03-18T09:31:00Z" w16du:dateUtc="2026-03-18T09:31:00Z">
        <w:r w:rsidR="00A53240" w:rsidRPr="000F5D13">
          <w:rPr>
            <w:rFonts w:eastAsia="맑은 고딕"/>
            <w:lang w:eastAsia="ko-KR"/>
            <w:rPrChange w:id="48" w:author="Seongyong" w:date="2026-03-18T09:38:00Z" w16du:dateUtc="2026-03-18T09:38:00Z">
              <w:rPr>
                <w:rFonts w:eastAsia="맑은 고딕"/>
                <w:lang w:val="fr-FR" w:eastAsia="ko-KR"/>
              </w:rPr>
            </w:rPrChange>
          </w:rPr>
          <w:t xml:space="preserve">a </w:t>
        </w:r>
      </w:ins>
      <w:r w:rsidRPr="000F5D13">
        <w:rPr>
          <w:rPrChange w:id="49" w:author="Seongyong" w:date="2026-03-18T09:38:00Z" w16du:dateUtc="2026-03-18T09:38:00Z">
            <w:rPr>
              <w:lang w:val="fr-FR"/>
            </w:rPr>
          </w:rPrChange>
        </w:rPr>
        <w:t xml:space="preserve">mainstream pedagogical tool in language education (Jeon &amp; Lee, 2023; Moorhouse et al., 2024). Since then, AI integration has spread across domains, from writing to all language skills and multimodal task design, indicating a shift toward technology normalization (Celik, 2023; Moorhouse, 2024). Thus, both pre-service and in-service teachers increasingly recognize </w:t>
      </w:r>
      <w:del w:id="50" w:author="Seongyong" w:date="2026-03-18T09:32:00Z" w16du:dateUtc="2026-03-18T09:32:00Z">
        <w:r w:rsidRPr="000F5D13" w:rsidDel="00C75FFD">
          <w:rPr>
            <w:rPrChange w:id="51" w:author="Seongyong" w:date="2026-03-18T09:38:00Z" w16du:dateUtc="2026-03-18T09:38:00Z">
              <w:rPr>
                <w:lang w:val="fr-FR"/>
              </w:rPr>
            </w:rPrChange>
          </w:rPr>
          <w:delText xml:space="preserve">AI’s </w:delText>
        </w:r>
      </w:del>
      <w:ins w:id="52" w:author="Seongyong" w:date="2026-03-18T09:32:00Z" w16du:dateUtc="2026-03-18T09:32:00Z">
        <w:r w:rsidR="00C75FFD" w:rsidRPr="000F5D13">
          <w:rPr>
            <w:rFonts w:eastAsia="맑은 고딕"/>
            <w:lang w:eastAsia="ko-KR"/>
            <w:rPrChange w:id="53" w:author="Seongyong" w:date="2026-03-18T09:38:00Z" w16du:dateUtc="2026-03-18T09:38:00Z">
              <w:rPr>
                <w:rFonts w:eastAsia="맑은 고딕"/>
                <w:lang w:val="fr-FR" w:eastAsia="ko-KR"/>
              </w:rPr>
            </w:rPrChange>
          </w:rPr>
          <w:t xml:space="preserve">the </w:t>
        </w:r>
      </w:ins>
      <w:r w:rsidRPr="000F5D13">
        <w:rPr>
          <w:rPrChange w:id="54" w:author="Seongyong" w:date="2026-03-18T09:38:00Z" w16du:dateUtc="2026-03-18T09:38:00Z">
            <w:rPr>
              <w:lang w:val="fr-FR"/>
            </w:rPr>
          </w:rPrChange>
        </w:rPr>
        <w:t>pedagogical value</w:t>
      </w:r>
      <w:ins w:id="55" w:author="Seongyong" w:date="2026-03-18T09:33:00Z" w16du:dateUtc="2026-03-18T09:33:00Z">
        <w:r w:rsidR="00C75FFD" w:rsidRPr="000F5D13">
          <w:rPr>
            <w:rFonts w:eastAsia="맑은 고딕"/>
            <w:lang w:eastAsia="ko-KR"/>
            <w:rPrChange w:id="56" w:author="Seongyong" w:date="2026-03-18T09:38:00Z" w16du:dateUtc="2026-03-18T09:38:00Z">
              <w:rPr>
                <w:rFonts w:eastAsia="맑은 고딕"/>
                <w:lang w:val="fr-FR" w:eastAsia="ko-KR"/>
              </w:rPr>
            </w:rPrChange>
          </w:rPr>
          <w:t xml:space="preserve"> of AI</w:t>
        </w:r>
      </w:ins>
      <w:r w:rsidRPr="000F5D13">
        <w:rPr>
          <w:rPrChange w:id="57" w:author="Seongyong" w:date="2026-03-18T09:38:00Z" w16du:dateUtc="2026-03-18T09:38:00Z">
            <w:rPr>
              <w:lang w:val="fr-FR"/>
            </w:rPr>
          </w:rPrChange>
        </w:rPr>
        <w:t>, thereby adopting it for lesson planning, materials development, and learner engagement (Moorhouse et al., 2024).</w:t>
      </w:r>
    </w:p>
    <w:p w14:paraId="4ACCBD72" w14:textId="519DF1F6" w:rsidR="00DD601A" w:rsidRPr="000F5D13" w:rsidRDefault="00DD601A" w:rsidP="00DD601A">
      <w:pPr>
        <w:rPr>
          <w:rPrChange w:id="58" w:author="Seongyong" w:date="2026-03-18T09:38:00Z" w16du:dateUtc="2026-03-18T09:38:00Z">
            <w:rPr>
              <w:lang w:val="fr-FR"/>
            </w:rPr>
          </w:rPrChange>
        </w:rPr>
      </w:pPr>
      <w:r w:rsidRPr="000F5D13">
        <w:rPr>
          <w:rPrChange w:id="59" w:author="Seongyong" w:date="2026-03-18T09:38:00Z" w16du:dateUtc="2026-03-18T09:38:00Z">
            <w:rPr>
              <w:lang w:val="fr-FR"/>
            </w:rPr>
          </w:rPrChange>
        </w:rPr>
        <w:t>Research emphasizes that critical AI literacy should be embedded within pedagogical knowledge that connects AI usage to teaching practice (Lee et al., 2025</w:t>
      </w:r>
      <w:r w:rsidR="00962379" w:rsidRPr="000F5D13">
        <w:rPr>
          <w:rFonts w:eastAsia="맑은 고딕"/>
          <w:lang w:eastAsia="ko-KR"/>
          <w:rPrChange w:id="60" w:author="Seongyong" w:date="2026-03-18T09:38:00Z" w16du:dateUtc="2026-03-18T09:38:00Z">
            <w:rPr>
              <w:rFonts w:eastAsia="맑은 고딕"/>
              <w:lang w:val="fr-FR" w:eastAsia="ko-KR"/>
            </w:rPr>
          </w:rPrChange>
        </w:rPr>
        <w:t>, 2026</w:t>
      </w:r>
      <w:r w:rsidRPr="000F5D13">
        <w:rPr>
          <w:rPrChange w:id="61" w:author="Seongyong" w:date="2026-03-18T09:38:00Z" w16du:dateUtc="2026-03-18T09:38:00Z">
            <w:rPr>
              <w:lang w:val="fr-FR"/>
            </w:rPr>
          </w:rPrChange>
        </w:rPr>
        <w:t xml:space="preserve">; Pei et al., 2025). That is, while GenAI can help design instructional plans, teachers should critically evaluate GenAI affordances and constraints, aligning them with local teaching contexts (Choi et al., 2024). Similarly, GenAI-supported lesson study </w:t>
      </w:r>
      <w:del w:id="62" w:author="Seongyong" w:date="2026-03-18T09:36:00Z" w16du:dateUtc="2026-03-18T09:36:00Z">
        <w:r w:rsidRPr="000F5D13" w:rsidDel="002538B7">
          <w:rPr>
            <w:rPrChange w:id="63" w:author="Seongyong" w:date="2026-03-18T09:38:00Z" w16du:dateUtc="2026-03-18T09:38:00Z">
              <w:rPr>
                <w:lang w:val="fr-FR"/>
              </w:rPr>
            </w:rPrChange>
          </w:rPr>
          <w:delText xml:space="preserve">fosters </w:delText>
        </w:r>
      </w:del>
      <w:ins w:id="64" w:author="Seongyong" w:date="2026-03-18T09:36:00Z" w16du:dateUtc="2026-03-18T09:36:00Z">
        <w:r w:rsidR="006819DF" w:rsidRPr="000F5D13">
          <w:rPr>
            <w:rFonts w:eastAsia="맑은 고딕"/>
            <w:lang w:eastAsia="ko-KR"/>
            <w:rPrChange w:id="65" w:author="Seongyong" w:date="2026-03-18T09:38:00Z" w16du:dateUtc="2026-03-18T09:38:00Z">
              <w:rPr>
                <w:rFonts w:eastAsia="맑은 고딕"/>
                <w:lang w:val="fr-FR" w:eastAsia="ko-KR"/>
              </w:rPr>
            </w:rPrChange>
          </w:rPr>
          <w:t xml:space="preserve">may </w:t>
        </w:r>
        <w:r w:rsidR="002538B7" w:rsidRPr="000F5D13">
          <w:rPr>
            <w:rFonts w:eastAsia="맑은 고딕"/>
            <w:lang w:eastAsia="ko-KR"/>
            <w:rPrChange w:id="66" w:author="Seongyong" w:date="2026-03-18T09:38:00Z" w16du:dateUtc="2026-03-18T09:38:00Z">
              <w:rPr>
                <w:rFonts w:eastAsia="맑은 고딕"/>
                <w:lang w:val="fr-FR" w:eastAsia="ko-KR"/>
              </w:rPr>
            </w:rPrChange>
          </w:rPr>
          <w:t>enhance</w:t>
        </w:r>
        <w:r w:rsidR="002538B7" w:rsidRPr="000F5D13">
          <w:rPr>
            <w:rPrChange w:id="67" w:author="Seongyong" w:date="2026-03-18T09:38:00Z" w16du:dateUtc="2026-03-18T09:38:00Z">
              <w:rPr>
                <w:lang w:val="fr-FR"/>
              </w:rPr>
            </w:rPrChange>
          </w:rPr>
          <w:t xml:space="preserve"> </w:t>
        </w:r>
      </w:ins>
      <w:r w:rsidRPr="000F5D13">
        <w:rPr>
          <w:rPrChange w:id="68" w:author="Seongyong" w:date="2026-03-18T09:38:00Z" w16du:dateUtc="2026-03-18T09:38:00Z">
            <w:rPr>
              <w:lang w:val="fr-FR"/>
            </w:rPr>
          </w:rPrChange>
        </w:rPr>
        <w:t xml:space="preserve">pre-service teacher agency, strengthening </w:t>
      </w:r>
      <w:del w:id="69" w:author="Seongyong" w:date="2026-03-18T09:38:00Z" w16du:dateUtc="2026-03-18T09:38:00Z">
        <w:r w:rsidRPr="000F5D13" w:rsidDel="00012D56">
          <w:rPr>
            <w:rPrChange w:id="70" w:author="Seongyong" w:date="2026-03-18T09:38:00Z" w16du:dateUtc="2026-03-18T09:38:00Z">
              <w:rPr>
                <w:lang w:val="fr-FR"/>
              </w:rPr>
            </w:rPrChange>
          </w:rPr>
          <w:delText xml:space="preserve">both </w:delText>
        </w:r>
      </w:del>
      <w:r w:rsidRPr="000F5D13">
        <w:rPr>
          <w:rPrChange w:id="71" w:author="Seongyong" w:date="2026-03-18T09:38:00Z" w16du:dateUtc="2026-03-18T09:38:00Z">
            <w:rPr>
              <w:lang w:val="fr-FR"/>
            </w:rPr>
          </w:rPrChange>
        </w:rPr>
        <w:t xml:space="preserve">critical AI literacy and pedagogical knowledge through evaluation and revision of AI-generated materials (Lee et al., 2025). Extending this perspective, Pei et al. (2025) argue that critical AI literacy involving GenAI should include critical evaluation, ethical awareness, and adaptability to diverse scenarios, ensuring that AI use supports intended learning outcomes. These studies caution against viewing GenAI as an autonomous content generator and instead </w:t>
      </w:r>
      <w:del w:id="72" w:author="Seongyong" w:date="2026-03-18T09:39:00Z" w16du:dateUtc="2026-03-18T09:39:00Z">
        <w:r w:rsidRPr="000F5D13" w:rsidDel="00E472DB">
          <w:rPr>
            <w:rPrChange w:id="73" w:author="Seongyong" w:date="2026-03-18T09:38:00Z" w16du:dateUtc="2026-03-18T09:38:00Z">
              <w:rPr>
                <w:lang w:val="fr-FR"/>
              </w:rPr>
            </w:rPrChange>
          </w:rPr>
          <w:delText xml:space="preserve">frame </w:delText>
        </w:r>
      </w:del>
      <w:ins w:id="74" w:author="Seongyong" w:date="2026-03-18T09:39:00Z" w16du:dateUtc="2026-03-18T09:39:00Z">
        <w:r w:rsidR="00E472DB">
          <w:rPr>
            <w:rFonts w:eastAsia="맑은 고딕" w:hint="eastAsia"/>
            <w:lang w:eastAsia="ko-KR"/>
          </w:rPr>
          <w:t>present</w:t>
        </w:r>
        <w:r w:rsidR="00E472DB" w:rsidRPr="000F5D13">
          <w:rPr>
            <w:rPrChange w:id="75" w:author="Seongyong" w:date="2026-03-18T09:38:00Z" w16du:dateUtc="2026-03-18T09:38:00Z">
              <w:rPr>
                <w:lang w:val="fr-FR"/>
              </w:rPr>
            </w:rPrChange>
          </w:rPr>
          <w:t xml:space="preserve"> </w:t>
        </w:r>
      </w:ins>
      <w:r w:rsidRPr="000F5D13">
        <w:rPr>
          <w:rPrChange w:id="76" w:author="Seongyong" w:date="2026-03-18T09:38:00Z" w16du:dateUtc="2026-03-18T09:38:00Z">
            <w:rPr>
              <w:lang w:val="fr-FR"/>
            </w:rPr>
          </w:rPrChange>
        </w:rPr>
        <w:t xml:space="preserve">it as a co-design partner orchestrated by teachers to meet curricular goals and learner needs (Jeon &amp; Lee, 2023). </w:t>
      </w:r>
    </w:p>
    <w:p w14:paraId="4D296243" w14:textId="20976181" w:rsidR="00AD45CD" w:rsidRPr="000F5D13" w:rsidRDefault="00DD601A" w:rsidP="00DD601A">
      <w:pPr>
        <w:rPr>
          <w:rFonts w:eastAsia="맑은 고딕"/>
          <w:lang w:eastAsia="ko-KR"/>
          <w:rPrChange w:id="77" w:author="Seongyong" w:date="2026-03-18T09:38:00Z" w16du:dateUtc="2026-03-18T09:38:00Z">
            <w:rPr>
              <w:rFonts w:eastAsia="맑은 고딕"/>
              <w:lang w:val="fr-FR" w:eastAsia="ko-KR"/>
            </w:rPr>
          </w:rPrChange>
        </w:rPr>
      </w:pPr>
      <w:r w:rsidRPr="000F5D13">
        <w:rPr>
          <w:rPrChange w:id="78" w:author="Seongyong" w:date="2026-03-18T09:38:00Z" w16du:dateUtc="2026-03-18T09:38:00Z">
            <w:rPr>
              <w:lang w:val="fr-FR"/>
            </w:rPr>
          </w:rPrChange>
        </w:rPr>
        <w:t xml:space="preserve">Research </w:t>
      </w:r>
      <w:ins w:id="79" w:author="Seongyong" w:date="2026-03-18T09:40:00Z" w16du:dateUtc="2026-03-18T09:40:00Z">
        <w:r w:rsidR="00E842D3">
          <w:rPr>
            <w:rFonts w:eastAsia="맑은 고딕" w:hint="eastAsia"/>
            <w:lang w:eastAsia="ko-KR"/>
          </w:rPr>
          <w:t xml:space="preserve">also </w:t>
        </w:r>
      </w:ins>
      <w:r w:rsidRPr="000F5D13">
        <w:rPr>
          <w:rPrChange w:id="80" w:author="Seongyong" w:date="2026-03-18T09:38:00Z" w16du:dateUtc="2026-03-18T09:38:00Z">
            <w:rPr>
              <w:lang w:val="fr-FR"/>
            </w:rPr>
          </w:rPrChange>
        </w:rPr>
        <w:t xml:space="preserve">notes that teacher training </w:t>
      </w:r>
      <w:del w:id="81" w:author="Seongyong" w:date="2026-03-18T09:40:00Z" w16du:dateUtc="2026-03-18T09:40:00Z">
        <w:r w:rsidRPr="000F5D13" w:rsidDel="00E842D3">
          <w:rPr>
            <w:rPrChange w:id="82" w:author="Seongyong" w:date="2026-03-18T09:38:00Z" w16du:dateUtc="2026-03-18T09:38:00Z">
              <w:rPr>
                <w:lang w:val="fr-FR"/>
              </w:rPr>
            </w:rPrChange>
          </w:rPr>
          <w:delText xml:space="preserve">should </w:delText>
        </w:r>
      </w:del>
      <w:ins w:id="83" w:author="Seongyong" w:date="2026-03-18T09:40:00Z" w16du:dateUtc="2026-03-18T09:40:00Z">
        <w:r w:rsidR="00E842D3">
          <w:rPr>
            <w:rFonts w:eastAsia="맑은 고딕" w:hint="eastAsia"/>
            <w:lang w:eastAsia="ko-KR"/>
          </w:rPr>
          <w:t xml:space="preserve">needs to </w:t>
        </w:r>
      </w:ins>
      <w:del w:id="84" w:author="Seongyong" w:date="2026-03-18T09:40:00Z" w16du:dateUtc="2026-03-18T09:40:00Z">
        <w:r w:rsidRPr="000F5D13" w:rsidDel="0027372E">
          <w:rPr>
            <w:rPrChange w:id="85" w:author="Seongyong" w:date="2026-03-18T09:38:00Z" w16du:dateUtc="2026-03-18T09:38:00Z">
              <w:rPr>
                <w:lang w:val="fr-FR"/>
              </w:rPr>
            </w:rPrChange>
          </w:rPr>
          <w:delText xml:space="preserve">prioritize </w:delText>
        </w:r>
      </w:del>
      <w:r w:rsidRPr="000F5D13">
        <w:rPr>
          <w:rPrChange w:id="86" w:author="Seongyong" w:date="2026-03-18T09:38:00Z" w16du:dateUtc="2026-03-18T09:38:00Z">
            <w:rPr>
              <w:lang w:val="fr-FR"/>
            </w:rPr>
          </w:rPrChange>
        </w:rPr>
        <w:t>cultivat</w:t>
      </w:r>
      <w:ins w:id="87" w:author="Seongyong" w:date="2026-03-18T09:40:00Z" w16du:dateUtc="2026-03-18T09:40:00Z">
        <w:r w:rsidR="0027372E">
          <w:rPr>
            <w:rFonts w:eastAsia="맑은 고딕" w:hint="eastAsia"/>
            <w:lang w:eastAsia="ko-KR"/>
          </w:rPr>
          <w:t>e</w:t>
        </w:r>
      </w:ins>
      <w:del w:id="88" w:author="Seongyong" w:date="2026-03-18T09:40:00Z" w16du:dateUtc="2026-03-18T09:40:00Z">
        <w:r w:rsidRPr="000F5D13" w:rsidDel="0027372E">
          <w:rPr>
            <w:rPrChange w:id="89" w:author="Seongyong" w:date="2026-03-18T09:38:00Z" w16du:dateUtc="2026-03-18T09:38:00Z">
              <w:rPr>
                <w:lang w:val="fr-FR"/>
              </w:rPr>
            </w:rPrChange>
          </w:rPr>
          <w:delText>ing</w:delText>
        </w:r>
      </w:del>
      <w:r w:rsidRPr="000F5D13">
        <w:rPr>
          <w:rPrChange w:id="90" w:author="Seongyong" w:date="2026-03-18T09:38:00Z" w16du:dateUtc="2026-03-18T09:38:00Z">
            <w:rPr>
              <w:lang w:val="fr-FR"/>
            </w:rPr>
          </w:rPrChange>
        </w:rPr>
        <w:t xml:space="preserve"> reflective practitioners who address GenAI critically, ethically, and creatively to attain professional growth (Moorhouse et al., 2024; Pei et al., 2025). Accordingly, teacher education programs should integrate </w:t>
      </w:r>
      <w:del w:id="91" w:author="Seongyong" w:date="2026-03-18T10:15:00Z" w16du:dateUtc="2026-03-18T10:15:00Z">
        <w:r w:rsidRPr="000F5D13" w:rsidDel="003F5697">
          <w:rPr>
            <w:rPrChange w:id="92" w:author="Seongyong" w:date="2026-03-18T09:38:00Z" w16du:dateUtc="2026-03-18T09:38:00Z">
              <w:rPr>
                <w:lang w:val="fr-FR"/>
              </w:rPr>
            </w:rPrChange>
          </w:rPr>
          <w:delText xml:space="preserve">the concept of </w:delText>
        </w:r>
      </w:del>
      <w:r w:rsidRPr="000F5D13">
        <w:rPr>
          <w:rPrChange w:id="93" w:author="Seongyong" w:date="2026-03-18T09:38:00Z" w16du:dateUtc="2026-03-18T09:38:00Z">
            <w:rPr>
              <w:lang w:val="fr-FR"/>
            </w:rPr>
          </w:rPrChange>
        </w:rPr>
        <w:t xml:space="preserve">critical AI literacy by emphasizing </w:t>
      </w:r>
      <w:del w:id="94" w:author="Seongyong" w:date="2026-03-18T10:18:00Z" w16du:dateUtc="2026-03-18T10:18:00Z">
        <w:r w:rsidRPr="000F5D13" w:rsidDel="009C6562">
          <w:rPr>
            <w:rPrChange w:id="95" w:author="Seongyong" w:date="2026-03-18T09:38:00Z" w16du:dateUtc="2026-03-18T09:38:00Z">
              <w:rPr>
                <w:lang w:val="fr-FR"/>
              </w:rPr>
            </w:rPrChange>
          </w:rPr>
          <w:delText xml:space="preserve">broader </w:delText>
        </w:r>
      </w:del>
      <w:r w:rsidRPr="000F5D13">
        <w:rPr>
          <w:rPrChange w:id="96" w:author="Seongyong" w:date="2026-03-18T09:38:00Z" w16du:dateUtc="2026-03-18T09:38:00Z">
            <w:rPr>
              <w:lang w:val="fr-FR"/>
            </w:rPr>
          </w:rPrChange>
        </w:rPr>
        <w:t xml:space="preserve">socio-technical awareness, such as power relations, labor conditions, and environmental impacts, alongside epistemic and ethical evaluation of AI usage (Veldhuis et al., 2025). </w:t>
      </w:r>
      <w:del w:id="97" w:author="Seongyong" w:date="2026-03-18T10:18:00Z" w16du:dateUtc="2026-03-18T10:18:00Z">
        <w:r w:rsidRPr="000F5D13" w:rsidDel="00F175F8">
          <w:rPr>
            <w:rPrChange w:id="98" w:author="Seongyong" w:date="2026-03-18T09:38:00Z" w16du:dateUtc="2026-03-18T09:38:00Z">
              <w:rPr>
                <w:lang w:val="fr-FR"/>
              </w:rPr>
            </w:rPrChange>
          </w:rPr>
          <w:delText xml:space="preserve">In terms of </w:delText>
        </w:r>
      </w:del>
      <w:ins w:id="99" w:author="Seongyong" w:date="2026-03-18T10:18:00Z" w16du:dateUtc="2026-03-18T10:18:00Z">
        <w:r w:rsidR="00F175F8">
          <w:rPr>
            <w:rFonts w:eastAsia="맑은 고딕" w:hint="eastAsia"/>
            <w:lang w:eastAsia="ko-KR"/>
          </w:rPr>
          <w:t xml:space="preserve">Regarding </w:t>
        </w:r>
      </w:ins>
      <w:r w:rsidRPr="000F5D13">
        <w:rPr>
          <w:rPrChange w:id="100" w:author="Seongyong" w:date="2026-03-18T09:38:00Z" w16du:dateUtc="2026-03-18T09:38:00Z">
            <w:rPr>
              <w:lang w:val="fr-FR"/>
            </w:rPr>
          </w:rPrChange>
        </w:rPr>
        <w:t>the association between teacher agency and GenAI affordances</w:t>
      </w:r>
      <w:del w:id="101" w:author="Seongyong" w:date="2026-03-18T10:18:00Z" w16du:dateUtc="2026-03-18T10:18:00Z">
        <w:r w:rsidRPr="000F5D13" w:rsidDel="00863522">
          <w:rPr>
            <w:rPrChange w:id="102" w:author="Seongyong" w:date="2026-03-18T09:38:00Z" w16du:dateUtc="2026-03-18T09:38:00Z">
              <w:rPr>
                <w:lang w:val="fr-FR"/>
              </w:rPr>
            </w:rPrChange>
          </w:rPr>
          <w:delText>, to utilize GenAI for fulfilling their pedagogical goals,</w:delText>
        </w:r>
      </w:del>
      <w:r w:rsidRPr="000F5D13">
        <w:rPr>
          <w:rPrChange w:id="103" w:author="Seongyong" w:date="2026-03-18T09:38:00Z" w16du:dateUtc="2026-03-18T09:38:00Z">
            <w:rPr>
              <w:lang w:val="fr-FR"/>
            </w:rPr>
          </w:rPrChange>
        </w:rPr>
        <w:t xml:space="preserve"> teachers should be able to critically evaluate both </w:t>
      </w:r>
      <w:del w:id="104" w:author="Seongyong" w:date="2026-03-18T10:18:00Z" w16du:dateUtc="2026-03-18T10:18:00Z">
        <w:r w:rsidRPr="000F5D13" w:rsidDel="00863522">
          <w:rPr>
            <w:rPrChange w:id="105" w:author="Seongyong" w:date="2026-03-18T09:38:00Z" w16du:dateUtc="2026-03-18T09:38:00Z">
              <w:rPr>
                <w:lang w:val="fr-FR"/>
              </w:rPr>
            </w:rPrChange>
          </w:rPr>
          <w:delText xml:space="preserve">GenAI’s </w:delText>
        </w:r>
      </w:del>
      <w:r w:rsidRPr="000F5D13">
        <w:rPr>
          <w:rPrChange w:id="106" w:author="Seongyong" w:date="2026-03-18T09:38:00Z" w16du:dateUtc="2026-03-18T09:38:00Z">
            <w:rPr>
              <w:lang w:val="fr-FR"/>
            </w:rPr>
          </w:rPrChange>
        </w:rPr>
        <w:t xml:space="preserve">affordances and constraints </w:t>
      </w:r>
      <w:ins w:id="107" w:author="Seongyong" w:date="2026-03-18T10:19:00Z" w16du:dateUtc="2026-03-18T10:19:00Z">
        <w:r w:rsidR="00863522">
          <w:rPr>
            <w:rFonts w:eastAsia="맑은 고딕" w:hint="eastAsia"/>
            <w:lang w:eastAsia="ko-KR"/>
          </w:rPr>
          <w:t xml:space="preserve">of GenAI tools </w:t>
        </w:r>
      </w:ins>
      <w:r w:rsidRPr="000F5D13">
        <w:rPr>
          <w:rPrChange w:id="108" w:author="Seongyong" w:date="2026-03-18T09:38:00Z" w16du:dateUtc="2026-03-18T09:38:00Z">
            <w:rPr>
              <w:lang w:val="fr-FR"/>
            </w:rPr>
          </w:rPrChange>
        </w:rPr>
        <w:t>at the individual, institutional, and societal levels by “recognize the power of GenAI to position them in particular ways” within their teaching contexts (Da</w:t>
      </w:r>
      <w:r w:rsidR="00D128F8">
        <w:rPr>
          <w:rFonts w:eastAsia="맑은 고딕" w:hint="eastAsia"/>
          <w:lang w:eastAsia="ko-KR"/>
        </w:rPr>
        <w:t>r</w:t>
      </w:r>
      <w:r w:rsidRPr="000F5D13">
        <w:rPr>
          <w:rPrChange w:id="109" w:author="Seongyong" w:date="2026-03-18T09:38:00Z" w16du:dateUtc="2026-03-18T09:38:00Z">
            <w:rPr>
              <w:lang w:val="fr-FR"/>
            </w:rPr>
          </w:rPrChange>
        </w:rPr>
        <w:t>vin, 2025</w:t>
      </w:r>
      <w:r w:rsidR="00834DBF">
        <w:rPr>
          <w:rFonts w:eastAsia="맑은 고딕" w:hint="eastAsia"/>
          <w:lang w:eastAsia="ko-KR"/>
        </w:rPr>
        <w:t>, p. 21</w:t>
      </w:r>
      <w:r w:rsidRPr="000F5D13">
        <w:rPr>
          <w:rPrChange w:id="110" w:author="Seongyong" w:date="2026-03-18T09:38:00Z" w16du:dateUtc="2026-03-18T09:38:00Z">
            <w:rPr>
              <w:lang w:val="fr-FR"/>
            </w:rPr>
          </w:rPrChange>
        </w:rPr>
        <w:t xml:space="preserve">). Practically, teacher training needs to help cultivate </w:t>
      </w:r>
      <w:r w:rsidR="00770F7D">
        <w:rPr>
          <w:rFonts w:eastAsia="맑은 고딕" w:hint="eastAsia"/>
          <w:lang w:eastAsia="ko-KR"/>
        </w:rPr>
        <w:t>teachers</w:t>
      </w:r>
      <w:r w:rsidR="00770F7D">
        <w:rPr>
          <w:rFonts w:eastAsia="맑은 고딕"/>
          <w:lang w:eastAsia="ko-KR"/>
        </w:rPr>
        <w:t>’</w:t>
      </w:r>
      <w:r w:rsidR="00770F7D">
        <w:rPr>
          <w:rFonts w:eastAsia="맑은 고딕" w:hint="eastAsia"/>
          <w:lang w:eastAsia="ko-KR"/>
        </w:rPr>
        <w:t xml:space="preserve"> </w:t>
      </w:r>
      <w:r w:rsidRPr="000F5D13">
        <w:rPr>
          <w:rPrChange w:id="111" w:author="Seongyong" w:date="2026-03-18T09:38:00Z" w16du:dateUtc="2026-03-18T09:38:00Z">
            <w:rPr>
              <w:lang w:val="fr-FR"/>
            </w:rPr>
          </w:rPrChange>
        </w:rPr>
        <w:t>reflective capacity to assess GenAI outputs for reliability, bias, authorship, and equity (Lee et al., 2025</w:t>
      </w:r>
      <w:r w:rsidR="00962379" w:rsidRPr="000F5D13">
        <w:rPr>
          <w:rFonts w:eastAsia="맑은 고딕"/>
          <w:lang w:eastAsia="ko-KR"/>
          <w:rPrChange w:id="112" w:author="Seongyong" w:date="2026-03-18T09:38:00Z" w16du:dateUtc="2026-03-18T09:38:00Z">
            <w:rPr>
              <w:rFonts w:eastAsia="맑은 고딕"/>
              <w:lang w:val="fr-FR" w:eastAsia="ko-KR"/>
            </w:rPr>
          </w:rPrChange>
        </w:rPr>
        <w:t>, 2026</w:t>
      </w:r>
      <w:r w:rsidRPr="000F5D13">
        <w:rPr>
          <w:rPrChange w:id="113" w:author="Seongyong" w:date="2026-03-18T09:38:00Z" w16du:dateUtc="2026-03-18T09:38:00Z">
            <w:rPr>
              <w:lang w:val="fr-FR"/>
            </w:rPr>
          </w:rPrChange>
        </w:rPr>
        <w:t>).</w:t>
      </w:r>
    </w:p>
    <w:p w14:paraId="65C6BB5B" w14:textId="77777777" w:rsidR="00BC5000" w:rsidRPr="000F5D13" w:rsidRDefault="00BC5000" w:rsidP="00BC5000">
      <w:pPr>
        <w:rPr>
          <w:rFonts w:ascii="Arial" w:eastAsia="Arial Unicode MS" w:hAnsi="Arial" w:cs="Arial"/>
          <w:b/>
          <w:rPrChange w:id="114" w:author="Seongyong" w:date="2026-03-18T09:38:00Z" w16du:dateUtc="2026-03-18T09:38:00Z">
            <w:rPr>
              <w:rFonts w:ascii="Arial" w:eastAsia="Arial Unicode MS" w:hAnsi="Arial" w:cs="Arial"/>
              <w:b/>
              <w:lang w:val="fr-FR"/>
            </w:rPr>
          </w:rPrChange>
        </w:rPr>
      </w:pPr>
      <w:r w:rsidRPr="000F5D13">
        <w:rPr>
          <w:rFonts w:ascii="Arial" w:eastAsia="Arial Unicode MS" w:hAnsi="Arial" w:cs="Arial"/>
          <w:b/>
          <w:rPrChange w:id="115" w:author="Seongyong" w:date="2026-03-18T09:38:00Z" w16du:dateUtc="2026-03-18T09:38:00Z">
            <w:rPr>
              <w:rFonts w:ascii="Arial" w:eastAsia="Arial Unicode MS" w:hAnsi="Arial" w:cs="Arial"/>
              <w:b/>
              <w:lang w:val="fr-FR"/>
            </w:rPr>
          </w:rPrChange>
        </w:rPr>
        <w:t xml:space="preserve">Developing pre-service teachers’ CK </w:t>
      </w:r>
    </w:p>
    <w:p w14:paraId="140E6C20" w14:textId="7074D57D" w:rsidR="00BC5000" w:rsidRPr="000F5D13" w:rsidRDefault="00BC5000" w:rsidP="00BC5000">
      <w:pPr>
        <w:rPr>
          <w:rPrChange w:id="116" w:author="Seongyong" w:date="2026-03-18T09:38:00Z" w16du:dateUtc="2026-03-18T09:38:00Z">
            <w:rPr>
              <w:lang w:val="fr-FR"/>
            </w:rPr>
          </w:rPrChange>
        </w:rPr>
      </w:pPr>
      <w:r w:rsidRPr="000F5D13">
        <w:rPr>
          <w:rPrChange w:id="117" w:author="Seongyong" w:date="2026-03-18T09:38:00Z" w16du:dateUtc="2026-03-18T09:38:00Z">
            <w:rPr>
              <w:lang w:val="fr-FR"/>
            </w:rPr>
          </w:rPrChange>
        </w:rPr>
        <w:t xml:space="preserve">Teachers </w:t>
      </w:r>
      <w:del w:id="118" w:author="Seongyong" w:date="2026-03-18T10:23:00Z" w16du:dateUtc="2026-03-18T10:23:00Z">
        <w:r w:rsidRPr="000F5D13" w:rsidDel="002C53C8">
          <w:rPr>
            <w:rPrChange w:id="119" w:author="Seongyong" w:date="2026-03-18T09:38:00Z" w16du:dateUtc="2026-03-18T09:38:00Z">
              <w:rPr>
                <w:lang w:val="fr-FR"/>
              </w:rPr>
            </w:rPrChange>
          </w:rPr>
          <w:delText xml:space="preserve">need </w:delText>
        </w:r>
      </w:del>
      <w:ins w:id="120" w:author="Seongyong" w:date="2026-03-18T10:23:00Z" w16du:dateUtc="2026-03-18T10:23:00Z">
        <w:r w:rsidR="002C53C8">
          <w:rPr>
            <w:rFonts w:eastAsia="맑은 고딕" w:hint="eastAsia"/>
            <w:lang w:eastAsia="ko-KR"/>
          </w:rPr>
          <w:t>should be equipped with</w:t>
        </w:r>
        <w:r w:rsidR="002C53C8" w:rsidRPr="000F5D13">
          <w:rPr>
            <w:rPrChange w:id="121" w:author="Seongyong" w:date="2026-03-18T09:38:00Z" w16du:dateUtc="2026-03-18T09:38:00Z">
              <w:rPr>
                <w:lang w:val="fr-FR"/>
              </w:rPr>
            </w:rPrChange>
          </w:rPr>
          <w:t xml:space="preserve"> </w:t>
        </w:r>
      </w:ins>
      <w:del w:id="122" w:author="Seongyong" w:date="2026-03-18T10:23:00Z" w16du:dateUtc="2026-03-18T10:23:00Z">
        <w:r w:rsidRPr="000F5D13" w:rsidDel="00BB0E71">
          <w:rPr>
            <w:rPrChange w:id="123" w:author="Seongyong" w:date="2026-03-18T09:38:00Z" w16du:dateUtc="2026-03-18T09:38:00Z">
              <w:rPr>
                <w:lang w:val="fr-FR"/>
              </w:rPr>
            </w:rPrChange>
          </w:rPr>
          <w:delText xml:space="preserve">robust </w:delText>
        </w:r>
      </w:del>
      <w:r w:rsidRPr="000F5D13">
        <w:rPr>
          <w:rPrChange w:id="124" w:author="Seongyong" w:date="2026-03-18T09:38:00Z" w16du:dateUtc="2026-03-18T09:38:00Z">
            <w:rPr>
              <w:lang w:val="fr-FR"/>
            </w:rPr>
          </w:rPrChange>
        </w:rPr>
        <w:t xml:space="preserve">subject-specific </w:t>
      </w:r>
      <w:r w:rsidR="00813E0A">
        <w:rPr>
          <w:rFonts w:eastAsia="맑은 고딕" w:hint="eastAsia"/>
          <w:lang w:eastAsia="ko-KR"/>
        </w:rPr>
        <w:t xml:space="preserve">CK </w:t>
      </w:r>
      <w:r w:rsidRPr="000F5D13">
        <w:rPr>
          <w:rPrChange w:id="125" w:author="Seongyong" w:date="2026-03-18T09:38:00Z" w16du:dateUtc="2026-03-18T09:38:00Z">
            <w:rPr>
              <w:lang w:val="fr-FR"/>
            </w:rPr>
          </w:rPrChange>
        </w:rPr>
        <w:t xml:space="preserve">for effective teaching </w:t>
      </w:r>
      <w:del w:id="126" w:author="Seongyong" w:date="2026-03-18T10:23:00Z" w16du:dateUtc="2026-03-18T10:23:00Z">
        <w:r w:rsidRPr="000F5D13" w:rsidDel="002C53C8">
          <w:rPr>
            <w:rPrChange w:id="127" w:author="Seongyong" w:date="2026-03-18T09:38:00Z" w16du:dateUtc="2026-03-18T09:38:00Z">
              <w:rPr>
                <w:lang w:val="fr-FR"/>
              </w:rPr>
            </w:rPrChange>
          </w:rPr>
          <w:delText xml:space="preserve">in schools </w:delText>
        </w:r>
      </w:del>
      <w:r w:rsidRPr="000F5D13">
        <w:rPr>
          <w:rPrChange w:id="128" w:author="Seongyong" w:date="2026-03-18T09:38:00Z" w16du:dateUtc="2026-03-18T09:38:00Z">
            <w:rPr>
              <w:lang w:val="fr-FR"/>
            </w:rPr>
          </w:rPrChange>
        </w:rPr>
        <w:t>(Beshah &amp; Anshu, 2024; Zhang et al., 2025). In applied linguistics, CK includes diverse areas</w:t>
      </w:r>
      <w:del w:id="129" w:author="Seongyong" w:date="2026-03-18T10:24:00Z" w16du:dateUtc="2026-03-18T10:24:00Z">
        <w:r w:rsidRPr="000F5D13" w:rsidDel="00813E0A">
          <w:rPr>
            <w:rPrChange w:id="130" w:author="Seongyong" w:date="2026-03-18T09:38:00Z" w16du:dateUtc="2026-03-18T09:38:00Z">
              <w:rPr>
                <w:lang w:val="fr-FR"/>
              </w:rPr>
            </w:rPrChange>
          </w:rPr>
          <w:delText>—</w:delText>
        </w:r>
      </w:del>
      <w:ins w:id="131" w:author="Seongyong" w:date="2026-03-18T10:24:00Z" w16du:dateUtc="2026-03-18T10:24:00Z">
        <w:r w:rsidR="00813E0A">
          <w:rPr>
            <w:rFonts w:eastAsia="맑은 고딕" w:hint="eastAsia"/>
            <w:lang w:eastAsia="ko-KR"/>
          </w:rPr>
          <w:t xml:space="preserve">, </w:t>
        </w:r>
      </w:ins>
      <w:r w:rsidRPr="000F5D13">
        <w:rPr>
          <w:rPrChange w:id="132" w:author="Seongyong" w:date="2026-03-18T09:38:00Z" w16du:dateUtc="2026-03-18T09:38:00Z">
            <w:rPr>
              <w:lang w:val="fr-FR"/>
            </w:rPr>
          </w:rPrChange>
        </w:rPr>
        <w:t>such as SLA, sociolinguistics, pragmatics, and discourse analysis, among others</w:t>
      </w:r>
      <w:del w:id="133" w:author="Seongyong" w:date="2026-03-18T10:24:00Z" w16du:dateUtc="2026-03-18T10:24:00Z">
        <w:r w:rsidRPr="000F5D13" w:rsidDel="00813E0A">
          <w:rPr>
            <w:rPrChange w:id="134" w:author="Seongyong" w:date="2026-03-18T09:38:00Z" w16du:dateUtc="2026-03-18T09:38:00Z">
              <w:rPr>
                <w:lang w:val="fr-FR"/>
              </w:rPr>
            </w:rPrChange>
          </w:rPr>
          <w:delText>—</w:delText>
        </w:r>
      </w:del>
      <w:ins w:id="135" w:author="Seongyong" w:date="2026-03-18T10:24:00Z" w16du:dateUtc="2026-03-18T10:24:00Z">
        <w:r w:rsidR="00813E0A">
          <w:rPr>
            <w:rFonts w:eastAsia="맑은 고딕" w:hint="eastAsia"/>
            <w:lang w:eastAsia="ko-KR"/>
          </w:rPr>
          <w:t xml:space="preserve">, </w:t>
        </w:r>
      </w:ins>
      <w:r w:rsidRPr="000F5D13">
        <w:rPr>
          <w:rPrChange w:id="136" w:author="Seongyong" w:date="2026-03-18T09:38:00Z" w16du:dateUtc="2026-03-18T09:38:00Z">
            <w:rPr>
              <w:lang w:val="fr-FR"/>
            </w:rPr>
          </w:rPrChange>
        </w:rPr>
        <w:t xml:space="preserve">that </w:t>
      </w:r>
      <w:del w:id="137" w:author="Seongyong" w:date="2026-03-18T10:24:00Z" w16du:dateUtc="2026-03-18T10:24:00Z">
        <w:r w:rsidRPr="000F5D13" w:rsidDel="0004011F">
          <w:rPr>
            <w:rPrChange w:id="138" w:author="Seongyong" w:date="2026-03-18T09:38:00Z" w16du:dateUtc="2026-03-18T09:38:00Z">
              <w:rPr>
                <w:lang w:val="fr-FR"/>
              </w:rPr>
            </w:rPrChange>
          </w:rPr>
          <w:delText xml:space="preserve">collectively </w:delText>
        </w:r>
      </w:del>
      <w:r w:rsidRPr="000F5D13">
        <w:rPr>
          <w:rPrChange w:id="139" w:author="Seongyong" w:date="2026-03-18T09:38:00Z" w16du:dateUtc="2026-03-18T09:38:00Z">
            <w:rPr>
              <w:lang w:val="fr-FR"/>
            </w:rPr>
          </w:rPrChange>
        </w:rPr>
        <w:t xml:space="preserve">equip pre-service teachers with conceptual and analytical tools for language instruction (Bartels, 2005). Acquiring CK is not </w:t>
      </w:r>
      <w:del w:id="140" w:author="Seongyong" w:date="2026-03-18T10:25:00Z" w16du:dateUtc="2026-03-18T10:25:00Z">
        <w:r w:rsidRPr="000F5D13" w:rsidDel="000451F0">
          <w:rPr>
            <w:rPrChange w:id="141" w:author="Seongyong" w:date="2026-03-18T09:38:00Z" w16du:dateUtc="2026-03-18T09:38:00Z">
              <w:rPr>
                <w:lang w:val="fr-FR"/>
              </w:rPr>
            </w:rPrChange>
          </w:rPr>
          <w:delText xml:space="preserve">merely </w:delText>
        </w:r>
      </w:del>
      <w:ins w:id="142" w:author="Seongyong" w:date="2026-03-18T10:25:00Z" w16du:dateUtc="2026-03-18T10:25:00Z">
        <w:r w:rsidR="000451F0">
          <w:rPr>
            <w:rFonts w:eastAsia="맑은 고딕" w:hint="eastAsia"/>
            <w:lang w:eastAsia="ko-KR"/>
          </w:rPr>
          <w:t>only</w:t>
        </w:r>
        <w:r w:rsidR="000451F0" w:rsidRPr="000F5D13">
          <w:rPr>
            <w:rPrChange w:id="143" w:author="Seongyong" w:date="2026-03-18T09:38:00Z" w16du:dateUtc="2026-03-18T09:38:00Z">
              <w:rPr>
                <w:lang w:val="fr-FR"/>
              </w:rPr>
            </w:rPrChange>
          </w:rPr>
          <w:t xml:space="preserve"> </w:t>
        </w:r>
      </w:ins>
      <w:r w:rsidRPr="000F5D13">
        <w:rPr>
          <w:rPrChange w:id="144" w:author="Seongyong" w:date="2026-03-18T09:38:00Z" w16du:dateUtc="2026-03-18T09:38:00Z">
            <w:rPr>
              <w:lang w:val="fr-FR"/>
            </w:rPr>
          </w:rPrChange>
        </w:rPr>
        <w:t xml:space="preserve">about </w:t>
      </w:r>
      <w:del w:id="145" w:author="Seongyong" w:date="2026-03-18T10:26:00Z" w16du:dateUtc="2026-03-18T10:26:00Z">
        <w:r w:rsidRPr="000F5D13" w:rsidDel="00FA4A40">
          <w:rPr>
            <w:rPrChange w:id="146" w:author="Seongyong" w:date="2026-03-18T09:38:00Z" w16du:dateUtc="2026-03-18T09:38:00Z">
              <w:rPr>
                <w:lang w:val="fr-FR"/>
              </w:rPr>
            </w:rPrChange>
          </w:rPr>
          <w:delText xml:space="preserve">gaining </w:delText>
        </w:r>
      </w:del>
      <w:ins w:id="147" w:author="Seongyong" w:date="2026-03-18T10:26:00Z" w16du:dateUtc="2026-03-18T10:26:00Z">
        <w:r w:rsidR="00FA4A40">
          <w:rPr>
            <w:rFonts w:eastAsia="맑은 고딕" w:hint="eastAsia"/>
            <w:lang w:eastAsia="ko-KR"/>
          </w:rPr>
          <w:t xml:space="preserve">learning </w:t>
        </w:r>
      </w:ins>
      <w:r w:rsidRPr="000F5D13">
        <w:rPr>
          <w:rPrChange w:id="148" w:author="Seongyong" w:date="2026-03-18T09:38:00Z" w16du:dateUtc="2026-03-18T09:38:00Z">
            <w:rPr>
              <w:lang w:val="fr-FR"/>
            </w:rPr>
          </w:rPrChange>
        </w:rPr>
        <w:t xml:space="preserve">disciplinary facts but about building a network of </w:t>
      </w:r>
      <w:r w:rsidRPr="000F5D13">
        <w:rPr>
          <w:rPrChange w:id="149" w:author="Seongyong" w:date="2026-03-18T09:38:00Z" w16du:dateUtc="2026-03-18T09:38:00Z">
            <w:rPr>
              <w:lang w:val="fr-FR"/>
            </w:rPr>
          </w:rPrChange>
        </w:rPr>
        <w:lastRenderedPageBreak/>
        <w:t xml:space="preserve">conceptual understanding, professional beliefs, and instructional decision-making (LaFond &amp; </w:t>
      </w:r>
      <w:proofErr w:type="spellStart"/>
      <w:r w:rsidRPr="000F5D13">
        <w:rPr>
          <w:rPrChange w:id="150" w:author="Seongyong" w:date="2026-03-18T09:38:00Z" w16du:dateUtc="2026-03-18T09:38:00Z">
            <w:rPr>
              <w:lang w:val="fr-FR"/>
            </w:rPr>
          </w:rPrChange>
        </w:rPr>
        <w:t>Dogancay-Aktuna</w:t>
      </w:r>
      <w:proofErr w:type="spellEnd"/>
      <w:r w:rsidRPr="000F5D13">
        <w:rPr>
          <w:rPrChange w:id="151" w:author="Seongyong" w:date="2026-03-18T09:38:00Z" w16du:dateUtc="2026-03-18T09:38:00Z">
            <w:rPr>
              <w:lang w:val="fr-FR"/>
            </w:rPr>
          </w:rPrChange>
        </w:rPr>
        <w:t>, 2009). Such integrated CK allows teachers to interpret, adapt, and use subject-specific insights in pedagogically responsive, adaptive ways that address learners’ diverse needs (Beshah &amp; Anshu, 2024).</w:t>
      </w:r>
    </w:p>
    <w:p w14:paraId="0856C7D8" w14:textId="687B2380" w:rsidR="00BC5000" w:rsidRPr="000F5D13" w:rsidRDefault="00BC5000" w:rsidP="00BC5000">
      <w:pPr>
        <w:rPr>
          <w:rPrChange w:id="152" w:author="Seongyong" w:date="2026-03-18T09:38:00Z" w16du:dateUtc="2026-03-18T09:38:00Z">
            <w:rPr>
              <w:lang w:val="fr-FR"/>
            </w:rPr>
          </w:rPrChange>
        </w:rPr>
      </w:pPr>
      <w:r w:rsidRPr="000F5D13">
        <w:rPr>
          <w:rPrChange w:id="153" w:author="Seongyong" w:date="2026-03-18T09:38:00Z" w16du:dateUtc="2026-03-18T09:38:00Z">
            <w:rPr>
              <w:lang w:val="fr-FR"/>
            </w:rPr>
          </w:rPrChange>
        </w:rPr>
        <w:t xml:space="preserve">Despite its importance for effective language teaching, developing CK in applied linguistics remains a challenge for pre-service teachers (Bartels, 2005; Zhang et al., 2025). Many struggle to </w:t>
      </w:r>
      <w:del w:id="154" w:author="Seongyong" w:date="2026-03-18T10:27:00Z" w16du:dateUtc="2026-03-18T10:27:00Z">
        <w:r w:rsidRPr="000F5D13" w:rsidDel="00744A44">
          <w:rPr>
            <w:rPrChange w:id="155" w:author="Seongyong" w:date="2026-03-18T09:38:00Z" w16du:dateUtc="2026-03-18T09:38:00Z">
              <w:rPr>
                <w:lang w:val="fr-FR"/>
              </w:rPr>
            </w:rPrChange>
          </w:rPr>
          <w:delText>engage with</w:delText>
        </w:r>
      </w:del>
      <w:ins w:id="156" w:author="Seongyong" w:date="2026-03-18T10:27:00Z" w16du:dateUtc="2026-03-18T10:27:00Z">
        <w:r w:rsidR="00744A44">
          <w:rPr>
            <w:rFonts w:eastAsia="맑은 고딕" w:hint="eastAsia"/>
            <w:lang w:eastAsia="ko-KR"/>
          </w:rPr>
          <w:t>gain</w:t>
        </w:r>
      </w:ins>
      <w:r w:rsidRPr="000F5D13">
        <w:rPr>
          <w:rPrChange w:id="157" w:author="Seongyong" w:date="2026-03-18T09:38:00Z" w16du:dateUtc="2026-03-18T09:38:00Z">
            <w:rPr>
              <w:lang w:val="fr-FR"/>
            </w:rPr>
          </w:rPrChange>
        </w:rPr>
        <w:t xml:space="preserve"> theoretical concepts due to low intrinsic interest, and they often question its relevance to classroom practice, perceiving it as abstract or disconnected from their future teaching contexts (Bartels, 2005). Moreover, teacher-training courses frequently adopt theory-oriented lectures rather than hands-on practice, making it difficult to bridge the gap between CK and pedagogical application (Beshah &amp; Anshu, 2024). These barriers can lower pre-service teachers’ self-confidence and motivation, reinforcing the sense that disciplinary knowledge is detached from the practical expertise needed for classroom instruction (LaFond &amp; </w:t>
      </w:r>
      <w:proofErr w:type="spellStart"/>
      <w:r w:rsidRPr="000F5D13">
        <w:rPr>
          <w:rPrChange w:id="158" w:author="Seongyong" w:date="2026-03-18T09:38:00Z" w16du:dateUtc="2026-03-18T09:38:00Z">
            <w:rPr>
              <w:lang w:val="fr-FR"/>
            </w:rPr>
          </w:rPrChange>
        </w:rPr>
        <w:t>Dogancay-Aktuna</w:t>
      </w:r>
      <w:proofErr w:type="spellEnd"/>
      <w:r w:rsidRPr="000F5D13">
        <w:rPr>
          <w:rPrChange w:id="159" w:author="Seongyong" w:date="2026-03-18T09:38:00Z" w16du:dateUtc="2026-03-18T09:38:00Z">
            <w:rPr>
              <w:lang w:val="fr-FR"/>
            </w:rPr>
          </w:rPrChange>
        </w:rPr>
        <w:t>, 2009).</w:t>
      </w:r>
    </w:p>
    <w:p w14:paraId="043D5023" w14:textId="77777777" w:rsidR="00BC5000" w:rsidRPr="000F5D13" w:rsidRDefault="00BC5000" w:rsidP="00BC5000">
      <w:pPr>
        <w:rPr>
          <w:rPrChange w:id="160" w:author="Seongyong" w:date="2026-03-18T09:38:00Z" w16du:dateUtc="2026-03-18T09:38:00Z">
            <w:rPr>
              <w:lang w:val="fr-FR"/>
            </w:rPr>
          </w:rPrChange>
        </w:rPr>
      </w:pPr>
      <w:r w:rsidRPr="000F5D13">
        <w:rPr>
          <w:rPrChange w:id="161" w:author="Seongyong" w:date="2026-03-18T09:38:00Z" w16du:dateUtc="2026-03-18T09:38:00Z">
            <w:rPr>
              <w:lang w:val="fr-FR"/>
            </w:rPr>
          </w:rPrChange>
        </w:rPr>
        <w:t xml:space="preserve">To address these challenges, research has explored diverse strategies for developing language teachers’ CK. Traditional methods emphasize direct instruction through lectures, textual analysis, essay writing, and small-scale research projects (LaFond &amp; </w:t>
      </w:r>
      <w:proofErr w:type="spellStart"/>
      <w:r w:rsidRPr="000F5D13">
        <w:rPr>
          <w:rPrChange w:id="162" w:author="Seongyong" w:date="2026-03-18T09:38:00Z" w16du:dateUtc="2026-03-18T09:38:00Z">
            <w:rPr>
              <w:lang w:val="fr-FR"/>
            </w:rPr>
          </w:rPrChange>
        </w:rPr>
        <w:t>Dogancay-Aktuna</w:t>
      </w:r>
      <w:proofErr w:type="spellEnd"/>
      <w:r w:rsidRPr="000F5D13">
        <w:rPr>
          <w:rPrChange w:id="163" w:author="Seongyong" w:date="2026-03-18T09:38:00Z" w16du:dateUtc="2026-03-18T09:38:00Z">
            <w:rPr>
              <w:lang w:val="fr-FR"/>
            </w:rPr>
          </w:rPrChange>
        </w:rPr>
        <w:t>, 2009; Ton-Nu &amp; Nguyen, 2024). Participatory approaches, including collaborative activities such as online discussion forums via mobile platforms, support the negotiation of meaning, reflection, and co-construction of CK beyond the classroom (Sandoval-Cruz et al., 2022). Problem-based learning in online or VR environments also shows promise by engaging students in authentic problem-solving that integrates linguistic knowledge with pedagogical strategies (Lee &amp; Kim, 2025; Zhang et al., 2025).</w:t>
      </w:r>
    </w:p>
    <w:p w14:paraId="3F37F7B3" w14:textId="3FF32D2A" w:rsidR="00BC5000" w:rsidRPr="000F5D13" w:rsidRDefault="00BC5000" w:rsidP="00BC5000">
      <w:pPr>
        <w:rPr>
          <w:rFonts w:eastAsia="맑은 고딕"/>
          <w:lang w:eastAsia="ko-KR"/>
          <w:rPrChange w:id="164" w:author="Seongyong" w:date="2026-03-18T09:38:00Z" w16du:dateUtc="2026-03-18T09:38:00Z">
            <w:rPr>
              <w:rFonts w:eastAsia="맑은 고딕"/>
              <w:lang w:val="fr-FR" w:eastAsia="ko-KR"/>
            </w:rPr>
          </w:rPrChange>
        </w:rPr>
      </w:pPr>
      <w:r w:rsidRPr="000F5D13">
        <w:rPr>
          <w:rPrChange w:id="165" w:author="Seongyong" w:date="2026-03-18T09:38:00Z" w16du:dateUtc="2026-03-18T09:38:00Z">
            <w:rPr>
              <w:lang w:val="fr-FR"/>
            </w:rPr>
          </w:rPrChange>
        </w:rPr>
        <w:t xml:space="preserve">This review shows that research has explored diverse strategies for developing pre-service teachers’ CK; however, it has centered on strengthening applied linguistics CK through experiential coursework and problem-based inquiry in which student teachers are trained to apply CK to authentic tasks (Sandoval-Cruz et al., 2022; Zhang et al., 2025). Meanwhile, recent studies highlight the increasing integration of AI and immersive platforms into teacher education, examining teachers’ TK and TPACK growth, ICT readiness, and its pedagogical usage (Choi et al., 2024; Moorhouse et al., 2024). The remaining gap is therefore </w:t>
      </w:r>
      <w:del w:id="166" w:author="Seongyong" w:date="2026-03-18T11:37:00Z" w16du:dateUtc="2026-03-18T11:37:00Z">
        <w:r w:rsidRPr="000F5D13" w:rsidDel="00E62F5A">
          <w:rPr>
            <w:rPrChange w:id="167" w:author="Seongyong" w:date="2026-03-18T09:38:00Z" w16du:dateUtc="2026-03-18T09:38:00Z">
              <w:rPr>
                <w:lang w:val="fr-FR"/>
              </w:rPr>
            </w:rPrChange>
          </w:rPr>
          <w:delText>a lack of studies focus</w:delText>
        </w:r>
        <w:r w:rsidR="00565A48" w:rsidRPr="000F5D13" w:rsidDel="00E62F5A">
          <w:rPr>
            <w:rFonts w:eastAsia="맑은 고딕"/>
            <w:lang w:eastAsia="ko-KR"/>
            <w:rPrChange w:id="168" w:author="Seongyong" w:date="2026-03-18T09:38:00Z" w16du:dateUtc="2026-03-18T09:38:00Z">
              <w:rPr>
                <w:rFonts w:eastAsia="맑은 고딕"/>
                <w:lang w:val="fr-FR" w:eastAsia="ko-KR"/>
              </w:rPr>
            </w:rPrChange>
          </w:rPr>
          <w:delText>ing</w:delText>
        </w:r>
        <w:r w:rsidRPr="000F5D13" w:rsidDel="00E62F5A">
          <w:rPr>
            <w:rPrChange w:id="169" w:author="Seongyong" w:date="2026-03-18T09:38:00Z" w16du:dateUtc="2026-03-18T09:38:00Z">
              <w:rPr>
                <w:lang w:val="fr-FR"/>
              </w:rPr>
            </w:rPrChange>
          </w:rPr>
          <w:delText xml:space="preserve"> on CK development while </w:delText>
        </w:r>
      </w:del>
      <w:r w:rsidRPr="000F5D13">
        <w:rPr>
          <w:rPrChange w:id="170" w:author="Seongyong" w:date="2026-03-18T09:38:00Z" w16du:dateUtc="2026-03-18T09:38:00Z">
            <w:rPr>
              <w:lang w:val="fr-FR"/>
            </w:rPr>
          </w:rPrChange>
        </w:rPr>
        <w:t>examining how GenAI and metaverse environments together mediate CK through multimodal design work, as well as exploring learner agency enactment in relation to technological affordance (cf., Jeon et al., 2022).</w:t>
      </w:r>
      <w:del w:id="171" w:author="Seongyong" w:date="2026-03-18T11:37:00Z" w16du:dateUtc="2026-03-18T11:37:00Z">
        <w:r w:rsidRPr="000F5D13" w:rsidDel="00CB2660">
          <w:rPr>
            <w:rPrChange w:id="172" w:author="Seongyong" w:date="2026-03-18T09:38:00Z" w16du:dateUtc="2026-03-18T09:38:00Z">
              <w:rPr>
                <w:lang w:val="fr-FR"/>
              </w:rPr>
            </w:rPrChange>
          </w:rPr>
          <w:delText xml:space="preserve"> Addressing this gap, this study investigates how pre-service language teachers develop CK through a design-based project integrating GenAI and a metaverse platform.</w:delText>
        </w:r>
      </w:del>
    </w:p>
    <w:p w14:paraId="61267594" w14:textId="77777777" w:rsidR="00BC5000" w:rsidRPr="000F5D13" w:rsidRDefault="00BC5000" w:rsidP="00BC5000">
      <w:pPr>
        <w:pStyle w:val="Heading2"/>
        <w:rPr>
          <w:rPrChange w:id="173" w:author="Seongyong" w:date="2026-03-18T09:38:00Z" w16du:dateUtc="2026-03-18T09:38:00Z">
            <w:rPr>
              <w:lang w:val="fr-FR"/>
            </w:rPr>
          </w:rPrChange>
        </w:rPr>
      </w:pPr>
      <w:r w:rsidRPr="000F5D13">
        <w:rPr>
          <w:rPrChange w:id="174" w:author="Seongyong" w:date="2026-03-18T09:38:00Z" w16du:dateUtc="2026-03-18T09:38:00Z">
            <w:rPr>
              <w:lang w:val="fr-FR"/>
            </w:rPr>
          </w:rPrChange>
        </w:rPr>
        <w:t>Technology-mediated learning theory and its relevance to CK development</w:t>
      </w:r>
    </w:p>
    <w:p w14:paraId="1B7989A8" w14:textId="6FC79CAB" w:rsidR="00BC5000" w:rsidRPr="000F5D13" w:rsidRDefault="00BC5000" w:rsidP="00BC5000">
      <w:pPr>
        <w:rPr>
          <w:rPrChange w:id="175" w:author="Seongyong" w:date="2026-03-18T09:38:00Z" w16du:dateUtc="2026-03-18T09:38:00Z">
            <w:rPr>
              <w:lang w:val="fr-FR"/>
            </w:rPr>
          </w:rPrChange>
        </w:rPr>
      </w:pPr>
      <w:r w:rsidRPr="000F5D13">
        <w:rPr>
          <w:rPrChange w:id="176" w:author="Seongyong" w:date="2026-03-18T09:38:00Z" w16du:dateUtc="2026-03-18T09:38:00Z">
            <w:rPr>
              <w:lang w:val="fr-FR"/>
            </w:rPr>
          </w:rPrChange>
        </w:rPr>
        <w:t xml:space="preserve">TMLT frames technology not as a passive medium but as a mediating tool for learning through affordances, learner agency, and design principles (Bower, 2019). It emphasizes that the interplay of agency and affordances inform students’ engagement in disciplinary learning, while design-based active learning projects enable the development of both TK and CK (Chen, 2023; Jeon et al., 2022). Therefore, TMLT provides an appropriate lens for examining technology-mediated learning through affordances and learner agency (Bower, 2019). </w:t>
      </w:r>
      <w:del w:id="177" w:author="Seongyong" w:date="2026-03-18T11:39:00Z" w16du:dateUtc="2026-03-18T11:39:00Z">
        <w:r w:rsidRPr="000F5D13" w:rsidDel="00A505C3">
          <w:rPr>
            <w:rPrChange w:id="178" w:author="Seongyong" w:date="2026-03-18T09:38:00Z" w16du:dateUtc="2026-03-18T09:38:00Z">
              <w:rPr>
                <w:lang w:val="fr-FR"/>
              </w:rPr>
            </w:rPrChange>
          </w:rPr>
          <w:delText>In addition</w:delText>
        </w:r>
      </w:del>
      <w:ins w:id="179" w:author="Seongyong" w:date="2026-03-18T11:39:00Z" w16du:dateUtc="2026-03-18T11:39:00Z">
        <w:r w:rsidR="00A505C3">
          <w:rPr>
            <w:rFonts w:eastAsia="맑은 고딕" w:hint="eastAsia"/>
            <w:lang w:eastAsia="ko-KR"/>
          </w:rPr>
          <w:t xml:space="preserve">Regarding the use of AI for </w:t>
        </w:r>
        <w:r w:rsidR="00A755B9">
          <w:rPr>
            <w:rFonts w:eastAsia="맑은 고딕" w:hint="eastAsia"/>
            <w:lang w:eastAsia="ko-KR"/>
          </w:rPr>
          <w:t>learning</w:t>
        </w:r>
      </w:ins>
      <w:r w:rsidRPr="000F5D13">
        <w:rPr>
          <w:rPrChange w:id="180" w:author="Seongyong" w:date="2026-03-18T09:38:00Z" w16du:dateUtc="2026-03-18T09:38:00Z">
            <w:rPr>
              <w:lang w:val="fr-FR"/>
            </w:rPr>
          </w:rPrChange>
        </w:rPr>
        <w:t xml:space="preserve">, </w:t>
      </w:r>
      <w:del w:id="181" w:author="Seongyong" w:date="2026-03-18T11:39:00Z" w16du:dateUtc="2026-03-18T11:39:00Z">
        <w:r w:rsidRPr="000F5D13" w:rsidDel="00A755B9">
          <w:rPr>
            <w:rPrChange w:id="182" w:author="Seongyong" w:date="2026-03-18T09:38:00Z" w16du:dateUtc="2026-03-18T09:38:00Z">
              <w:rPr>
                <w:lang w:val="fr-FR"/>
              </w:rPr>
            </w:rPrChange>
          </w:rPr>
          <w:delText xml:space="preserve">we draw on </w:delText>
        </w:r>
      </w:del>
      <w:r w:rsidRPr="000F5D13">
        <w:rPr>
          <w:rPrChange w:id="183" w:author="Seongyong" w:date="2026-03-18T09:38:00Z" w16du:dateUtc="2026-03-18T09:38:00Z">
            <w:rPr>
              <w:lang w:val="fr-FR"/>
            </w:rPr>
          </w:rPrChange>
        </w:rPr>
        <w:t xml:space="preserve">the </w:t>
      </w:r>
      <w:del w:id="184" w:author="Seongyong" w:date="2026-03-18T11:38:00Z" w16du:dateUtc="2026-03-18T11:38:00Z">
        <w:r w:rsidRPr="000F5D13" w:rsidDel="00534ED8">
          <w:rPr>
            <w:rPrChange w:id="185" w:author="Seongyong" w:date="2026-03-18T09:38:00Z" w16du:dateUtc="2026-03-18T09:38:00Z">
              <w:rPr>
                <w:lang w:val="fr-FR"/>
              </w:rPr>
            </w:rPrChange>
          </w:rPr>
          <w:delText>Student</w:delText>
        </w:r>
      </w:del>
      <w:ins w:id="186" w:author="Seongyong" w:date="2026-03-18T11:38:00Z" w16du:dateUtc="2026-03-18T11:38:00Z">
        <w:r w:rsidR="00534ED8">
          <w:rPr>
            <w:rFonts w:eastAsia="맑은 고딕" w:hint="eastAsia"/>
            <w:lang w:eastAsia="ko-KR"/>
          </w:rPr>
          <w:t>s</w:t>
        </w:r>
        <w:r w:rsidR="00534ED8" w:rsidRPr="000F5D13">
          <w:rPr>
            <w:rPrChange w:id="187" w:author="Seongyong" w:date="2026-03-18T09:38:00Z" w16du:dateUtc="2026-03-18T09:38:00Z">
              <w:rPr>
                <w:lang w:val="fr-FR"/>
              </w:rPr>
            </w:rPrChange>
          </w:rPr>
          <w:t>tudent</w:t>
        </w:r>
      </w:ins>
      <w:r w:rsidRPr="000F5D13">
        <w:rPr>
          <w:rPrChange w:id="188" w:author="Seongyong" w:date="2026-03-18T09:38:00Z" w16du:dateUtc="2026-03-18T09:38:00Z">
            <w:rPr>
              <w:lang w:val="fr-FR"/>
            </w:rPr>
          </w:rPrChange>
        </w:rPr>
        <w:t xml:space="preserve">–AI </w:t>
      </w:r>
      <w:del w:id="189" w:author="Seongyong" w:date="2026-03-18T11:38:00Z" w16du:dateUtc="2026-03-18T11:38:00Z">
        <w:r w:rsidRPr="000F5D13" w:rsidDel="00534ED8">
          <w:rPr>
            <w:rPrChange w:id="190" w:author="Seongyong" w:date="2026-03-18T09:38:00Z" w16du:dateUtc="2026-03-18T09:38:00Z">
              <w:rPr>
                <w:lang w:val="fr-FR"/>
              </w:rPr>
            </w:rPrChange>
          </w:rPr>
          <w:delText xml:space="preserve">Collaboration </w:delText>
        </w:r>
      </w:del>
      <w:ins w:id="191" w:author="Seongyong" w:date="2026-03-18T11:38:00Z" w16du:dateUtc="2026-03-18T11:38:00Z">
        <w:r w:rsidR="00534ED8">
          <w:rPr>
            <w:rFonts w:eastAsia="맑은 고딕" w:hint="eastAsia"/>
            <w:lang w:eastAsia="ko-KR"/>
          </w:rPr>
          <w:t>c</w:t>
        </w:r>
        <w:r w:rsidR="00534ED8" w:rsidRPr="000F5D13">
          <w:rPr>
            <w:rPrChange w:id="192" w:author="Seongyong" w:date="2026-03-18T09:38:00Z" w16du:dateUtc="2026-03-18T09:38:00Z">
              <w:rPr>
                <w:lang w:val="fr-FR"/>
              </w:rPr>
            </w:rPrChange>
          </w:rPr>
          <w:t xml:space="preserve">ollaboration </w:t>
        </w:r>
      </w:ins>
      <w:r w:rsidRPr="000F5D13">
        <w:rPr>
          <w:rPrChange w:id="193" w:author="Seongyong" w:date="2026-03-18T09:38:00Z" w16du:dateUtc="2026-03-18T09:38:00Z">
            <w:rPr>
              <w:lang w:val="fr-FR"/>
            </w:rPr>
          </w:rPrChange>
        </w:rPr>
        <w:t xml:space="preserve">(SAC) model (Kim et al., 2022) </w:t>
      </w:r>
      <w:ins w:id="194" w:author="Seongyong" w:date="2026-03-18T11:43:00Z" w16du:dateUtc="2026-03-18T11:43:00Z">
        <w:r w:rsidR="00E509FA">
          <w:rPr>
            <w:rFonts w:eastAsia="맑은 고딕" w:hint="eastAsia"/>
            <w:lang w:eastAsia="ko-KR"/>
          </w:rPr>
          <w:t>may be</w:t>
        </w:r>
      </w:ins>
      <w:ins w:id="195" w:author="Seongyong" w:date="2026-03-18T11:40:00Z" w16du:dateUtc="2026-03-18T11:40:00Z">
        <w:r w:rsidR="00A755B9">
          <w:rPr>
            <w:rFonts w:eastAsia="맑은 고딕" w:hint="eastAsia"/>
            <w:lang w:eastAsia="ko-KR"/>
          </w:rPr>
          <w:t xml:space="preserve"> suggested </w:t>
        </w:r>
      </w:ins>
      <w:r w:rsidRPr="000F5D13">
        <w:rPr>
          <w:rPrChange w:id="196" w:author="Seongyong" w:date="2026-03-18T09:38:00Z" w16du:dateUtc="2026-03-18T09:38:00Z">
            <w:rPr>
              <w:lang w:val="fr-FR"/>
            </w:rPr>
          </w:rPrChange>
        </w:rPr>
        <w:t xml:space="preserve">as an interpretive, supplementary lens to describe how participants’ collaboration with GenAI evolved across the project: moving from learning about AI, to learning from AI, and learning with AI. </w:t>
      </w:r>
      <w:del w:id="197" w:author="Seongyong" w:date="2026-03-18T11:40:00Z" w16du:dateUtc="2026-03-18T11:40:00Z">
        <w:r w:rsidRPr="000F5D13" w:rsidDel="00404A56">
          <w:rPr>
            <w:rPrChange w:id="198" w:author="Seongyong" w:date="2026-03-18T09:38:00Z" w16du:dateUtc="2026-03-18T09:38:00Z">
              <w:rPr>
                <w:lang w:val="fr-FR"/>
              </w:rPr>
            </w:rPrChange>
          </w:rPr>
          <w:delText xml:space="preserve">Notably, </w:delText>
        </w:r>
      </w:del>
      <w:r w:rsidRPr="000F5D13">
        <w:rPr>
          <w:rPrChange w:id="199" w:author="Seongyong" w:date="2026-03-18T09:38:00Z" w16du:dateUtc="2026-03-18T09:38:00Z">
            <w:rPr>
              <w:lang w:val="fr-FR"/>
            </w:rPr>
          </w:rPrChange>
        </w:rPr>
        <w:t>SAC</w:t>
      </w:r>
      <w:ins w:id="200" w:author="Seongyong" w:date="2026-03-18T11:41:00Z" w16du:dateUtc="2026-03-18T11:41:00Z">
        <w:r w:rsidR="009A263B">
          <w:rPr>
            <w:rFonts w:eastAsia="맑은 고딕" w:hint="eastAsia"/>
            <w:lang w:eastAsia="ko-KR"/>
          </w:rPr>
          <w:t xml:space="preserve"> </w:t>
        </w:r>
      </w:ins>
      <w:ins w:id="201" w:author="Seongyong" w:date="2026-03-18T11:42:00Z" w16du:dateUtc="2026-03-18T11:42:00Z">
        <w:r w:rsidR="009A1374">
          <w:rPr>
            <w:rFonts w:eastAsia="맑은 고딕" w:hint="eastAsia"/>
            <w:lang w:eastAsia="ko-KR"/>
          </w:rPr>
          <w:t>is</w:t>
        </w:r>
      </w:ins>
      <w:r w:rsidRPr="000F5D13">
        <w:rPr>
          <w:rPrChange w:id="202" w:author="Seongyong" w:date="2026-03-18T09:38:00Z" w16du:dateUtc="2026-03-18T09:38:00Z">
            <w:rPr>
              <w:lang w:val="fr-FR"/>
            </w:rPr>
          </w:rPrChange>
        </w:rPr>
        <w:t xml:space="preserve"> </w:t>
      </w:r>
      <w:del w:id="203" w:author="Seongyong" w:date="2026-03-18T11:40:00Z" w16du:dateUtc="2026-03-18T11:40:00Z">
        <w:r w:rsidRPr="000F5D13" w:rsidDel="00404A56">
          <w:rPr>
            <w:rPrChange w:id="204" w:author="Seongyong" w:date="2026-03-18T09:38:00Z" w16du:dateUtc="2026-03-18T09:38:00Z">
              <w:rPr>
                <w:lang w:val="fr-FR"/>
              </w:rPr>
            </w:rPrChange>
          </w:rPr>
          <w:delText xml:space="preserve">was not used as a primary coding framework; instead, it </w:delText>
        </w:r>
      </w:del>
      <w:ins w:id="205" w:author="Seongyong" w:date="2026-03-18T11:40:00Z" w16du:dateUtc="2026-03-18T11:40:00Z">
        <w:r w:rsidR="00404A56">
          <w:rPr>
            <w:rFonts w:eastAsia="맑은 고딕" w:hint="eastAsia"/>
            <w:lang w:eastAsia="ko-KR"/>
          </w:rPr>
          <w:t xml:space="preserve">often </w:t>
        </w:r>
      </w:ins>
      <w:del w:id="206" w:author="Seongyong" w:date="2026-03-18T11:41:00Z" w16du:dateUtc="2026-03-18T11:41:00Z">
        <w:r w:rsidRPr="000F5D13" w:rsidDel="005B2269">
          <w:rPr>
            <w:rPrChange w:id="207" w:author="Seongyong" w:date="2026-03-18T09:38:00Z" w16du:dateUtc="2026-03-18T09:38:00Z">
              <w:rPr>
                <w:lang w:val="fr-FR"/>
              </w:rPr>
            </w:rPrChange>
          </w:rPr>
          <w:delText xml:space="preserve">served </w:delText>
        </w:r>
      </w:del>
      <w:ins w:id="208" w:author="Seongyong" w:date="2026-03-18T11:42:00Z" w16du:dateUtc="2026-03-18T11:42:00Z">
        <w:r w:rsidR="009A1374">
          <w:rPr>
            <w:rFonts w:eastAsia="맑은 고딕" w:hint="eastAsia"/>
            <w:lang w:eastAsia="ko-KR"/>
          </w:rPr>
          <w:t>adopted as a method to tag</w:t>
        </w:r>
      </w:ins>
      <w:ins w:id="209" w:author="Seongyong" w:date="2026-03-18T11:41:00Z" w16du:dateUtc="2026-03-18T11:41:00Z">
        <w:r w:rsidR="005B2269" w:rsidRPr="000F5D13">
          <w:rPr>
            <w:rPrChange w:id="210" w:author="Seongyong" w:date="2026-03-18T09:38:00Z" w16du:dateUtc="2026-03-18T09:38:00Z">
              <w:rPr>
                <w:lang w:val="fr-FR"/>
              </w:rPr>
            </w:rPrChange>
          </w:rPr>
          <w:t xml:space="preserve"> </w:t>
        </w:r>
      </w:ins>
      <w:del w:id="211" w:author="Seongyong" w:date="2026-03-18T11:42:00Z" w16du:dateUtc="2026-03-18T11:42:00Z">
        <w:r w:rsidRPr="000F5D13" w:rsidDel="002E6D41">
          <w:rPr>
            <w:rPrChange w:id="212" w:author="Seongyong" w:date="2026-03-18T09:38:00Z" w16du:dateUtc="2026-03-18T09:38:00Z">
              <w:rPr>
                <w:lang w:val="fr-FR"/>
              </w:rPr>
            </w:rPrChange>
          </w:rPr>
          <w:delText xml:space="preserve">two specific purposes, including (a) </w:delText>
        </w:r>
      </w:del>
      <w:r w:rsidRPr="000F5D13">
        <w:rPr>
          <w:rPrChange w:id="213" w:author="Seongyong" w:date="2026-03-18T09:38:00Z" w16du:dateUtc="2026-03-18T09:38:00Z">
            <w:rPr>
              <w:lang w:val="fr-FR"/>
            </w:rPr>
          </w:rPrChange>
        </w:rPr>
        <w:t>a pedagogical sequencing heuristic when designing reflection and interview prompts about student–AI collaboration</w:t>
      </w:r>
      <w:ins w:id="214" w:author="Seongyong" w:date="2026-03-18T11:43:00Z" w16du:dateUtc="2026-03-18T11:43:00Z">
        <w:r w:rsidR="002E6D41">
          <w:rPr>
            <w:rFonts w:eastAsia="맑은 고딕" w:hint="eastAsia"/>
            <w:lang w:eastAsia="ko-KR"/>
          </w:rPr>
          <w:t>.</w:t>
        </w:r>
      </w:ins>
      <w:del w:id="215" w:author="Seongyong" w:date="2026-03-18T11:43:00Z" w16du:dateUtc="2026-03-18T11:43:00Z">
        <w:r w:rsidRPr="000F5D13" w:rsidDel="002E6D41">
          <w:rPr>
            <w:rPrChange w:id="216" w:author="Seongyong" w:date="2026-03-18T09:38:00Z" w16du:dateUtc="2026-03-18T09:38:00Z">
              <w:rPr>
                <w:lang w:val="fr-FR"/>
              </w:rPr>
            </w:rPrChange>
          </w:rPr>
          <w:delText>, and (b) an interpretive tagging device applied after inductive theme development from TMLT to address the noticeable collaboration associated with each theme. That is, the primary analytic framework for students’ CK development remains TMLT (Bower, 2019), particularly its focus on agency, affordance recognition, and design-based active learning.</w:delText>
        </w:r>
      </w:del>
    </w:p>
    <w:p w14:paraId="20A2B22C" w14:textId="77777777" w:rsidR="00BC5000" w:rsidRPr="000F5D13" w:rsidRDefault="00BC5000" w:rsidP="00BC5000">
      <w:pPr>
        <w:rPr>
          <w:rPrChange w:id="217" w:author="Seongyong" w:date="2026-03-18T09:38:00Z" w16du:dateUtc="2026-03-18T09:38:00Z">
            <w:rPr>
              <w:lang w:val="fr-FR"/>
            </w:rPr>
          </w:rPrChange>
        </w:rPr>
      </w:pPr>
      <w:r w:rsidRPr="000F5D13">
        <w:rPr>
          <w:rPrChange w:id="218" w:author="Seongyong" w:date="2026-03-18T09:38:00Z" w16du:dateUtc="2026-03-18T09:38:00Z">
            <w:rPr>
              <w:lang w:val="fr-FR"/>
            </w:rPr>
          </w:rPrChange>
        </w:rPr>
        <w:t xml:space="preserve">Three TMLT premises among seven are particularly relevant to this study: learner agency, technology </w:t>
      </w:r>
      <w:r w:rsidRPr="000F5D13">
        <w:rPr>
          <w:rPrChange w:id="219" w:author="Seongyong" w:date="2026-03-18T09:38:00Z" w16du:dateUtc="2026-03-18T09:38:00Z">
            <w:rPr>
              <w:lang w:val="fr-FR"/>
            </w:rPr>
          </w:rPrChange>
        </w:rPr>
        <w:lastRenderedPageBreak/>
        <w:t xml:space="preserve">affordances, and design-based active learning. First, learner agency, defined as learners’ capacity to act purposefully and take ownership of their learning process (Biesta &amp; Tedder, 2007), manifests in technology-mediated environments when they make decisions, adapt resources, and regulate their engagement with tools for their learning goals (Liu &amp; Chao, 2018). These agentive practices resonate with </w:t>
      </w:r>
      <w:proofErr w:type="spellStart"/>
      <w:r w:rsidRPr="000F5D13">
        <w:rPr>
          <w:rPrChange w:id="220" w:author="Seongyong" w:date="2026-03-18T09:38:00Z" w16du:dateUtc="2026-03-18T09:38:00Z">
            <w:rPr>
              <w:lang w:val="fr-FR"/>
            </w:rPr>
          </w:rPrChange>
        </w:rPr>
        <w:t>Tondeur’s</w:t>
      </w:r>
      <w:proofErr w:type="spellEnd"/>
      <w:r w:rsidRPr="000F5D13">
        <w:rPr>
          <w:rPrChange w:id="221" w:author="Seongyong" w:date="2026-03-18T09:38:00Z" w16du:dateUtc="2026-03-18T09:38:00Z">
            <w:rPr>
              <w:lang w:val="fr-FR"/>
            </w:rPr>
          </w:rPrChange>
        </w:rPr>
        <w:t xml:space="preserve"> (2012, 2025) active learning principles for pre-service teachers, where pre-service teachers as learners are positioned as co-designers rather than passive recipients of content, thereby reinforcing CK development as an active, situated process (Jeon et al., 2022). The SAC model further explicates the actualization of learner agency, illustrating progression from learning about AI, to learning from it, and ultimately to learning with it while each stage entails higher levels of agency and decision-making (Kim et al., 2022).</w:t>
      </w:r>
    </w:p>
    <w:p w14:paraId="1C9A080B" w14:textId="77777777" w:rsidR="00BC5000" w:rsidRPr="000F5D13" w:rsidRDefault="00BC5000" w:rsidP="00BC5000">
      <w:pPr>
        <w:rPr>
          <w:rPrChange w:id="222" w:author="Seongyong" w:date="2026-03-18T09:38:00Z" w16du:dateUtc="2026-03-18T09:38:00Z">
            <w:rPr>
              <w:lang w:val="fr-FR"/>
            </w:rPr>
          </w:rPrChange>
        </w:rPr>
      </w:pPr>
      <w:r w:rsidRPr="000F5D13">
        <w:rPr>
          <w:rPrChange w:id="223" w:author="Seongyong" w:date="2026-03-18T09:38:00Z" w16du:dateUtc="2026-03-18T09:38:00Z">
            <w:rPr>
              <w:lang w:val="fr-FR"/>
            </w:rPr>
          </w:rPrChange>
        </w:rPr>
        <w:t>From the TMLT perspective, agency is a critical capacity that enables learners to recognize and purposefully enact technological affordances within a pedagogical context (Liu &amp; Chao, 2018). By exercising agency, learners pursue disciplinary goals—for instance, in GenAI-supported lesson design, pre-service teachers may notice and leverage GenAI functions such as generating multimodal materials, providing feedback, or simulating communication tasks (Lee et al., 2025). In doing so, they can develop both TK and CK for the pedagogically informed GenAI usage (Moorhouse, 2024).</w:t>
      </w:r>
    </w:p>
    <w:p w14:paraId="5C336177" w14:textId="77777777" w:rsidR="00BC5000" w:rsidRPr="000F5D13" w:rsidRDefault="00BC5000" w:rsidP="00BC5000">
      <w:pPr>
        <w:rPr>
          <w:rPrChange w:id="224" w:author="Seongyong" w:date="2026-03-18T09:38:00Z" w16du:dateUtc="2026-03-18T09:38:00Z">
            <w:rPr>
              <w:lang w:val="fr-FR"/>
            </w:rPr>
          </w:rPrChange>
        </w:rPr>
      </w:pPr>
      <w:r w:rsidRPr="000F5D13">
        <w:rPr>
          <w:rPrChange w:id="225" w:author="Seongyong" w:date="2026-03-18T09:38:00Z" w16du:dateUtc="2026-03-18T09:38:00Z">
            <w:rPr>
              <w:lang w:val="fr-FR"/>
            </w:rPr>
          </w:rPrChange>
        </w:rPr>
        <w:t xml:space="preserve">Design-based learning operationalizes TMLT principles in teacher education through iterative cycles of planning, creating, evaluating, and revising, during which learners integrate CK, PK, and TK in authentic design tasks (Bower, 2019; </w:t>
      </w:r>
      <w:proofErr w:type="spellStart"/>
      <w:r w:rsidRPr="000F5D13">
        <w:rPr>
          <w:rPrChange w:id="226" w:author="Seongyong" w:date="2026-03-18T09:38:00Z" w16du:dateUtc="2026-03-18T09:38:00Z">
            <w:rPr>
              <w:lang w:val="fr-FR"/>
            </w:rPr>
          </w:rPrChange>
        </w:rPr>
        <w:t>Tondeur</w:t>
      </w:r>
      <w:proofErr w:type="spellEnd"/>
      <w:r w:rsidRPr="000F5D13">
        <w:rPr>
          <w:rPrChange w:id="227" w:author="Seongyong" w:date="2026-03-18T09:38:00Z" w16du:dateUtc="2026-03-18T09:38:00Z">
            <w:rPr>
              <w:lang w:val="fr-FR"/>
            </w:rPr>
          </w:rPrChange>
        </w:rPr>
        <w:t xml:space="preserve"> et al., 2025; Wu &amp; Chun, 2025). In this process, learner agency mediates the use of technological affordances, while technology acts as both resource and co-participant. For example, Lee and Jeon (2024) demonstrated that AI-integrated lesson design enhanced pre-service teachers’ TK, supported CK–PK integration, and improved adaptive lesson planning. Such technology-enhanced design activities further help cultivate professional digital competencies that encompass both CK and PK (Lee et al., 2025; Moorhouse et al., 2024).</w:t>
      </w:r>
    </w:p>
    <w:p w14:paraId="3A2EF968" w14:textId="1D8F9E37" w:rsidR="00BC5000" w:rsidRPr="000F5D13" w:rsidRDefault="00BC5000" w:rsidP="00BC5000">
      <w:pPr>
        <w:rPr>
          <w:rPrChange w:id="228" w:author="Seongyong" w:date="2026-03-18T09:38:00Z" w16du:dateUtc="2026-03-18T09:38:00Z">
            <w:rPr>
              <w:lang w:val="fr-FR"/>
            </w:rPr>
          </w:rPrChange>
        </w:rPr>
      </w:pPr>
      <w:del w:id="229" w:author="Seongyong" w:date="2026-03-18T11:44:00Z" w16du:dateUtc="2026-03-18T11:44:00Z">
        <w:r w:rsidRPr="000F5D13" w:rsidDel="00A63EEE">
          <w:rPr>
            <w:rPrChange w:id="230" w:author="Seongyong" w:date="2026-03-18T09:38:00Z" w16du:dateUtc="2026-03-18T09:38:00Z">
              <w:rPr>
                <w:lang w:val="fr-FR"/>
              </w:rPr>
            </w:rPrChange>
          </w:rPr>
          <w:delText xml:space="preserve">In sum, </w:delText>
        </w:r>
      </w:del>
      <w:ins w:id="231" w:author="Seongyong" w:date="2026-03-18T11:45:00Z" w16du:dateUtc="2026-03-18T11:45:00Z">
        <w:r w:rsidR="004C33D8">
          <w:rPr>
            <w:rFonts w:eastAsia="맑은 고딕" w:hint="eastAsia"/>
            <w:lang w:eastAsia="ko-KR"/>
          </w:rPr>
          <w:t xml:space="preserve">Therefore, </w:t>
        </w:r>
      </w:ins>
      <w:r w:rsidRPr="000F5D13">
        <w:rPr>
          <w:rPrChange w:id="232" w:author="Seongyong" w:date="2026-03-18T09:38:00Z" w16du:dateUtc="2026-03-18T09:38:00Z">
            <w:rPr>
              <w:lang w:val="fr-FR"/>
            </w:rPr>
          </w:rPrChange>
        </w:rPr>
        <w:t>TMLT offers a robust framework for examining how pre-service teachers’ applied linguistics knowledge develops through agency, affordance recognition, and iterative design processes. The integration of the SAC model further captures the evolving dynamics of human-AI collaboration in mediating this learning. Guided by these perspectives, this study addresses two complementary research questions (RQs):</w:t>
      </w:r>
    </w:p>
    <w:p w14:paraId="3722E931" w14:textId="77777777" w:rsidR="00BC5000" w:rsidRPr="000F5D13" w:rsidRDefault="00BC5000" w:rsidP="00BC5000">
      <w:pPr>
        <w:rPr>
          <w:rPrChange w:id="233" w:author="Seongyong" w:date="2026-03-18T09:38:00Z" w16du:dateUtc="2026-03-18T09:38:00Z">
            <w:rPr>
              <w:lang w:val="fr-FR"/>
            </w:rPr>
          </w:rPrChange>
        </w:rPr>
      </w:pPr>
      <w:r w:rsidRPr="000F5D13">
        <w:rPr>
          <w:rPrChange w:id="234" w:author="Seongyong" w:date="2026-03-18T09:38:00Z" w16du:dateUtc="2026-03-18T09:38:00Z">
            <w:rPr>
              <w:lang w:val="fr-FR"/>
            </w:rPr>
          </w:rPrChange>
        </w:rPr>
        <w:t>RQ1. How do pre-service teachers develop content knowledge through their engagement in iterative design processes using GenAI and the metaverse?</w:t>
      </w:r>
    </w:p>
    <w:p w14:paraId="5158D18B" w14:textId="77777777" w:rsidR="00BC5000" w:rsidRPr="000F5D13" w:rsidRDefault="00BC5000" w:rsidP="00BC5000">
      <w:pPr>
        <w:rPr>
          <w:rFonts w:eastAsia="맑은 고딕"/>
          <w:lang w:eastAsia="ko-KR"/>
          <w:rPrChange w:id="235" w:author="Seongyong" w:date="2026-03-18T09:38:00Z" w16du:dateUtc="2026-03-18T09:38:00Z">
            <w:rPr>
              <w:rFonts w:eastAsia="맑은 고딕"/>
              <w:lang w:val="fr-FR" w:eastAsia="ko-KR"/>
            </w:rPr>
          </w:rPrChange>
        </w:rPr>
      </w:pPr>
      <w:r w:rsidRPr="000F5D13">
        <w:rPr>
          <w:rPrChange w:id="236" w:author="Seongyong" w:date="2026-03-18T09:38:00Z" w16du:dateUtc="2026-03-18T09:38:00Z">
            <w:rPr>
              <w:lang w:val="fr-FR"/>
            </w:rPr>
          </w:rPrChange>
        </w:rPr>
        <w:t>RQ2. In what ways do their technological knowledge and learner agency mediate content knowledge development in a technology-mediated learning environment?</w:t>
      </w:r>
    </w:p>
    <w:p w14:paraId="5FBEDBFF" w14:textId="7852B5DD" w:rsidR="00FF7AD9" w:rsidRPr="000F5D13" w:rsidRDefault="0027097B" w:rsidP="00FF7AD9">
      <w:pPr>
        <w:pStyle w:val="Heading1"/>
        <w:rPr>
          <w:lang w:eastAsia="ko-KR"/>
        </w:rPr>
      </w:pPr>
      <w:r w:rsidRPr="000F5D13">
        <w:rPr>
          <w:rFonts w:hint="eastAsia"/>
          <w:lang w:eastAsia="ko-KR"/>
        </w:rPr>
        <w:t>Methods</w:t>
      </w:r>
    </w:p>
    <w:p w14:paraId="7DE1EFF1" w14:textId="13FB1E28" w:rsidR="00FF7AD9" w:rsidRPr="000F5D13" w:rsidRDefault="00194297" w:rsidP="00BC5000">
      <w:pPr>
        <w:rPr>
          <w:rFonts w:eastAsia="맑은 고딕"/>
          <w:lang w:eastAsia="ko-KR"/>
          <w:rPrChange w:id="237" w:author="Seongyong" w:date="2026-03-18T09:38:00Z" w16du:dateUtc="2026-03-18T09:38:00Z">
            <w:rPr>
              <w:rFonts w:eastAsia="맑은 고딕"/>
              <w:lang w:val="fr-FR" w:eastAsia="ko-KR"/>
            </w:rPr>
          </w:rPrChange>
        </w:rPr>
      </w:pPr>
      <w:r w:rsidRPr="000F5D13">
        <w:rPr>
          <w:rFonts w:eastAsia="맑은 고딕"/>
          <w:lang w:eastAsia="ko-KR"/>
          <w:rPrChange w:id="238" w:author="Seongyong" w:date="2026-03-18T09:38:00Z" w16du:dateUtc="2026-03-18T09:38:00Z">
            <w:rPr>
              <w:rFonts w:eastAsia="맑은 고딕"/>
              <w:lang w:val="fr-FR" w:eastAsia="ko-KR"/>
            </w:rPr>
          </w:rPrChange>
        </w:rPr>
        <w:t>The study adopted a qualitative approach to explore two RQs, as this methodology is particularly well-suited for an in-depth exploration of participants’ experiences and voices within their design works (Braun &amp; Clarke, 2021; Dörnyei, 2007).</w:t>
      </w:r>
    </w:p>
    <w:p w14:paraId="626B94AE" w14:textId="18116FA1" w:rsidR="007E7100" w:rsidRPr="000F5D13" w:rsidRDefault="004331A2" w:rsidP="007E7100">
      <w:pPr>
        <w:pStyle w:val="Heading2"/>
        <w:rPr>
          <w:lang w:eastAsia="ko-KR"/>
          <w:rPrChange w:id="239" w:author="Seongyong" w:date="2026-03-18T09:38:00Z" w16du:dateUtc="2026-03-18T09:38:00Z">
            <w:rPr>
              <w:lang w:val="fr-FR" w:eastAsia="ko-KR"/>
            </w:rPr>
          </w:rPrChange>
        </w:rPr>
      </w:pPr>
      <w:r w:rsidRPr="000F5D13">
        <w:rPr>
          <w:lang w:eastAsia="ko-KR"/>
          <w:rPrChange w:id="240" w:author="Seongyong" w:date="2026-03-18T09:38:00Z" w16du:dateUtc="2026-03-18T09:38:00Z">
            <w:rPr>
              <w:lang w:val="fr-FR" w:eastAsia="ko-KR"/>
            </w:rPr>
          </w:rPrChange>
        </w:rPr>
        <w:t>Context</w:t>
      </w:r>
      <w:r w:rsidR="008E5D3B" w:rsidRPr="000F5D13">
        <w:rPr>
          <w:lang w:eastAsia="ko-KR"/>
          <w:rPrChange w:id="241" w:author="Seongyong" w:date="2026-03-18T09:38:00Z" w16du:dateUtc="2026-03-18T09:38:00Z">
            <w:rPr>
              <w:lang w:val="fr-FR" w:eastAsia="ko-KR"/>
            </w:rPr>
          </w:rPrChange>
        </w:rPr>
        <w:t xml:space="preserve"> and participants</w:t>
      </w:r>
    </w:p>
    <w:p w14:paraId="017DB360" w14:textId="47E2D4CE" w:rsidR="00A308C7" w:rsidRPr="000F5D13" w:rsidRDefault="00A308C7" w:rsidP="00A308C7">
      <w:pPr>
        <w:rPr>
          <w:rFonts w:eastAsia="맑은 고딕"/>
          <w:lang w:eastAsia="ko-KR"/>
          <w:rPrChange w:id="242" w:author="Seongyong" w:date="2026-03-18T09:38:00Z" w16du:dateUtc="2026-03-18T09:38:00Z">
            <w:rPr>
              <w:rFonts w:eastAsia="맑은 고딕"/>
              <w:lang w:val="fr-FR" w:eastAsia="ko-KR"/>
            </w:rPr>
          </w:rPrChange>
        </w:rPr>
      </w:pPr>
      <w:r w:rsidRPr="000F5D13">
        <w:rPr>
          <w:rFonts w:eastAsia="맑은 고딕"/>
          <w:lang w:eastAsia="ko-KR"/>
          <w:rPrChange w:id="243" w:author="Seongyong" w:date="2026-03-18T09:38:00Z" w16du:dateUtc="2026-03-18T09:38:00Z">
            <w:rPr>
              <w:rFonts w:eastAsia="맑은 고딕"/>
              <w:lang w:val="fr-FR" w:eastAsia="ko-KR"/>
            </w:rPr>
          </w:rPrChange>
        </w:rPr>
        <w:t xml:space="preserve">This study was conducted in Spring 2025 as part of an undergraduate applied linguistics course at a university in Eastern China. The course, a compulsory component of the Applied Linguistics program, introduces concepts such as SLA, genre and discourse analysis, translanguaging, and technology use in applied linguistics, with applications to real-world contexts. Of the 39 Year 3 students enrolled in the course, </w:t>
      </w:r>
      <w:ins w:id="244" w:author="Seongyong" w:date="2026-03-18T11:46:00Z" w16du:dateUtc="2026-03-18T11:46:00Z">
        <w:r w:rsidR="00A72AEC">
          <w:rPr>
            <w:rFonts w:eastAsia="맑은 고딕" w:hint="eastAsia"/>
            <w:lang w:eastAsia="ko-KR"/>
          </w:rPr>
          <w:t xml:space="preserve">we collected data from </w:t>
        </w:r>
      </w:ins>
      <w:r w:rsidRPr="000F5D13">
        <w:rPr>
          <w:rFonts w:eastAsia="맑은 고딕"/>
          <w:lang w:eastAsia="ko-KR"/>
          <w:rPrChange w:id="245" w:author="Seongyong" w:date="2026-03-18T09:38:00Z" w16du:dateUtc="2026-03-18T09:38:00Z">
            <w:rPr>
              <w:rFonts w:eastAsia="맑은 고딕"/>
              <w:lang w:val="fr-FR" w:eastAsia="ko-KR"/>
            </w:rPr>
          </w:rPrChange>
        </w:rPr>
        <w:t xml:space="preserve">23 </w:t>
      </w:r>
      <w:ins w:id="246" w:author="Seongyong" w:date="2026-03-18T11:46:00Z" w16du:dateUtc="2026-03-18T11:46:00Z">
        <w:r w:rsidR="003958B2">
          <w:rPr>
            <w:rFonts w:eastAsia="맑은 고딕" w:hint="eastAsia"/>
            <w:lang w:eastAsia="ko-KR"/>
          </w:rPr>
          <w:t xml:space="preserve">students </w:t>
        </w:r>
      </w:ins>
      <w:r w:rsidRPr="000F5D13">
        <w:rPr>
          <w:rFonts w:eastAsia="맑은 고딕"/>
          <w:lang w:eastAsia="ko-KR"/>
          <w:rPrChange w:id="247" w:author="Seongyong" w:date="2026-03-18T09:38:00Z" w16du:dateUtc="2026-03-18T09:38:00Z">
            <w:rPr>
              <w:rFonts w:eastAsia="맑은 고딕"/>
              <w:lang w:val="fr-FR" w:eastAsia="ko-KR"/>
            </w:rPr>
          </w:rPrChange>
        </w:rPr>
        <w:t xml:space="preserve">(6 males, 17 females, aged 21–23) </w:t>
      </w:r>
      <w:ins w:id="248" w:author="Seongyong" w:date="2026-03-18T11:46:00Z" w16du:dateUtc="2026-03-18T11:46:00Z">
        <w:r w:rsidR="003958B2">
          <w:rPr>
            <w:rFonts w:eastAsia="맑은 고딕" w:hint="eastAsia"/>
            <w:lang w:eastAsia="ko-KR"/>
          </w:rPr>
          <w:t xml:space="preserve">who </w:t>
        </w:r>
      </w:ins>
      <w:r w:rsidRPr="000F5D13">
        <w:rPr>
          <w:rFonts w:eastAsia="맑은 고딕"/>
          <w:lang w:eastAsia="ko-KR"/>
          <w:rPrChange w:id="249" w:author="Seongyong" w:date="2026-03-18T09:38:00Z" w16du:dateUtc="2026-03-18T09:38:00Z">
            <w:rPr>
              <w:rFonts w:eastAsia="맑은 고딕"/>
              <w:lang w:val="fr-FR" w:eastAsia="ko-KR"/>
            </w:rPr>
          </w:rPrChange>
        </w:rPr>
        <w:t xml:space="preserve">volunteered to </w:t>
      </w:r>
      <w:del w:id="250" w:author="Seongyong" w:date="2026-03-18T11:47:00Z" w16du:dateUtc="2026-03-18T11:47:00Z">
        <w:r w:rsidRPr="000F5D13" w:rsidDel="003958B2">
          <w:rPr>
            <w:rFonts w:eastAsia="맑은 고딕"/>
            <w:lang w:eastAsia="ko-KR"/>
            <w:rPrChange w:id="251" w:author="Seongyong" w:date="2026-03-18T09:38:00Z" w16du:dateUtc="2026-03-18T09:38:00Z">
              <w:rPr>
                <w:rFonts w:eastAsia="맑은 고딕"/>
                <w:lang w:val="fr-FR" w:eastAsia="ko-KR"/>
              </w:rPr>
            </w:rPrChange>
          </w:rPr>
          <w:delText xml:space="preserve">participate </w:delText>
        </w:r>
      </w:del>
      <w:ins w:id="252" w:author="Seongyong" w:date="2026-03-18T11:47:00Z" w16du:dateUtc="2026-03-18T11:47:00Z">
        <w:r w:rsidR="003958B2">
          <w:rPr>
            <w:rFonts w:eastAsia="맑은 고딕" w:hint="eastAsia"/>
            <w:lang w:eastAsia="ko-KR"/>
          </w:rPr>
          <w:t xml:space="preserve">share their activities </w:t>
        </w:r>
      </w:ins>
      <w:del w:id="253" w:author="Seongyong" w:date="2026-03-18T11:47:00Z" w16du:dateUtc="2026-03-18T11:47:00Z">
        <w:r w:rsidRPr="000F5D13" w:rsidDel="003958B2">
          <w:rPr>
            <w:rFonts w:eastAsia="맑은 고딕"/>
            <w:lang w:eastAsia="ko-KR"/>
            <w:rPrChange w:id="254" w:author="Seongyong" w:date="2026-03-18T09:38:00Z" w16du:dateUtc="2026-03-18T09:38:00Z">
              <w:rPr>
                <w:rFonts w:eastAsia="맑은 고딕"/>
                <w:lang w:val="fr-FR" w:eastAsia="ko-KR"/>
              </w:rPr>
            </w:rPrChange>
          </w:rPr>
          <w:delText xml:space="preserve">in </w:delText>
        </w:r>
      </w:del>
      <w:ins w:id="255" w:author="Seongyong" w:date="2026-03-18T11:47:00Z" w16du:dateUtc="2026-03-18T11:47:00Z">
        <w:r w:rsidR="003958B2">
          <w:rPr>
            <w:rFonts w:eastAsia="맑은 고딕" w:hint="eastAsia"/>
            <w:lang w:eastAsia="ko-KR"/>
          </w:rPr>
          <w:t>for this study</w:t>
        </w:r>
      </w:ins>
      <w:del w:id="256" w:author="Seongyong" w:date="2026-03-18T11:47:00Z" w16du:dateUtc="2026-03-18T11:47:00Z">
        <w:r w:rsidRPr="000F5D13" w:rsidDel="003958B2">
          <w:rPr>
            <w:rFonts w:eastAsia="맑은 고딕"/>
            <w:lang w:eastAsia="ko-KR"/>
            <w:rPrChange w:id="257" w:author="Seongyong" w:date="2026-03-18T09:38:00Z" w16du:dateUtc="2026-03-18T09:38:00Z">
              <w:rPr>
                <w:rFonts w:eastAsia="맑은 고딕"/>
                <w:lang w:val="fr-FR" w:eastAsia="ko-KR"/>
              </w:rPr>
            </w:rPrChange>
          </w:rPr>
          <w:delText>the research</w:delText>
        </w:r>
      </w:del>
      <w:r w:rsidRPr="000F5D13">
        <w:rPr>
          <w:rFonts w:eastAsia="맑은 고딕"/>
          <w:lang w:eastAsia="ko-KR"/>
          <w:rPrChange w:id="258" w:author="Seongyong" w:date="2026-03-18T09:38:00Z" w16du:dateUtc="2026-03-18T09:38:00Z">
            <w:rPr>
              <w:rFonts w:eastAsia="맑은 고딕"/>
              <w:lang w:val="fr-FR" w:eastAsia="ko-KR"/>
            </w:rPr>
          </w:rPrChange>
        </w:rPr>
        <w:t xml:space="preserve">. They </w:t>
      </w:r>
      <w:del w:id="259" w:author="Seongyong" w:date="2026-03-18T11:47:00Z" w16du:dateUtc="2026-03-18T11:47:00Z">
        <w:r w:rsidRPr="000F5D13" w:rsidDel="00B272F7">
          <w:rPr>
            <w:rFonts w:eastAsia="맑은 고딕"/>
            <w:lang w:eastAsia="ko-KR"/>
            <w:rPrChange w:id="260" w:author="Seongyong" w:date="2026-03-18T09:38:00Z" w16du:dateUtc="2026-03-18T09:38:00Z">
              <w:rPr>
                <w:rFonts w:eastAsia="맑은 고딕"/>
                <w:lang w:val="fr-FR" w:eastAsia="ko-KR"/>
              </w:rPr>
            </w:rPrChange>
          </w:rPr>
          <w:delText xml:space="preserve">were pre-service teachers preparing </w:delText>
        </w:r>
      </w:del>
      <w:ins w:id="261" w:author="Seongyong" w:date="2026-03-18T11:47:00Z" w16du:dateUtc="2026-03-18T11:47:00Z">
        <w:r w:rsidR="00B272F7" w:rsidRPr="000F5D13">
          <w:rPr>
            <w:rFonts w:eastAsia="맑은 고딕"/>
            <w:lang w:eastAsia="ko-KR"/>
            <w:rPrChange w:id="262" w:author="Seongyong" w:date="2026-03-18T09:38:00Z" w16du:dateUtc="2026-03-18T09:38:00Z">
              <w:rPr>
                <w:rFonts w:eastAsia="맑은 고딕"/>
                <w:lang w:val="fr-FR" w:eastAsia="ko-KR"/>
              </w:rPr>
            </w:rPrChange>
          </w:rPr>
          <w:t>prepar</w:t>
        </w:r>
        <w:r w:rsidR="00B272F7">
          <w:rPr>
            <w:rFonts w:eastAsia="맑은 고딕" w:hint="eastAsia"/>
            <w:lang w:eastAsia="ko-KR"/>
          </w:rPr>
          <w:t>ed</w:t>
        </w:r>
        <w:r w:rsidR="00B272F7" w:rsidRPr="000F5D13">
          <w:rPr>
            <w:rFonts w:eastAsia="맑은 고딕"/>
            <w:lang w:eastAsia="ko-KR"/>
            <w:rPrChange w:id="263" w:author="Seongyong" w:date="2026-03-18T09:38:00Z" w16du:dateUtc="2026-03-18T09:38:00Z">
              <w:rPr>
                <w:rFonts w:eastAsia="맑은 고딕"/>
                <w:lang w:val="fr-FR" w:eastAsia="ko-KR"/>
              </w:rPr>
            </w:rPrChange>
          </w:rPr>
          <w:t xml:space="preserve"> </w:t>
        </w:r>
      </w:ins>
      <w:r w:rsidRPr="000F5D13">
        <w:rPr>
          <w:rFonts w:eastAsia="맑은 고딕"/>
          <w:lang w:eastAsia="ko-KR"/>
          <w:rPrChange w:id="264" w:author="Seongyong" w:date="2026-03-18T09:38:00Z" w16du:dateUtc="2026-03-18T09:38:00Z">
            <w:rPr>
              <w:rFonts w:eastAsia="맑은 고딕"/>
              <w:lang w:val="fr-FR" w:eastAsia="ko-KR"/>
            </w:rPr>
          </w:rPrChange>
        </w:rPr>
        <w:t>to pursue careers as secondary- or university-level English teachers, consistent with the program’s curriculum, which qualifies students for a teaching certificate in China.</w:t>
      </w:r>
    </w:p>
    <w:p w14:paraId="2DDC5EAD" w14:textId="230275F8" w:rsidR="00194297" w:rsidRPr="000F5D13" w:rsidRDefault="00094AF8" w:rsidP="00A308C7">
      <w:pPr>
        <w:rPr>
          <w:rFonts w:eastAsia="맑은 고딕"/>
          <w:lang w:eastAsia="ko-KR"/>
          <w:rPrChange w:id="265" w:author="Seongyong" w:date="2026-03-18T09:38:00Z" w16du:dateUtc="2026-03-18T09:38:00Z">
            <w:rPr>
              <w:rFonts w:eastAsia="맑은 고딕"/>
              <w:lang w:val="fr-FR" w:eastAsia="ko-KR"/>
            </w:rPr>
          </w:rPrChange>
        </w:rPr>
      </w:pPr>
      <w:r>
        <w:rPr>
          <w:rFonts w:eastAsia="맑은 고딕" w:hint="eastAsia"/>
          <w:lang w:eastAsia="ko-KR"/>
        </w:rPr>
        <w:lastRenderedPageBreak/>
        <w:t>T</w:t>
      </w:r>
      <w:r w:rsidR="00A308C7" w:rsidRPr="000F5D13">
        <w:rPr>
          <w:rFonts w:eastAsia="맑은 고딕"/>
          <w:lang w:eastAsia="ko-KR"/>
          <w:rPrChange w:id="266" w:author="Seongyong" w:date="2026-03-18T09:38:00Z" w16du:dateUtc="2026-03-18T09:38:00Z">
            <w:rPr>
              <w:rFonts w:eastAsia="맑은 고딕"/>
              <w:lang w:val="fr-FR" w:eastAsia="ko-KR"/>
            </w:rPr>
          </w:rPrChange>
        </w:rPr>
        <w:t>he first author served as the course instructor, positioning the researcher as an insider to the instructional context. To address ethical considerations and potential power imbalances, participation in the study was voluntary, research data were not used for course assessment, and all reflective journals and interview data were anonymized prior to analysis.</w:t>
      </w:r>
    </w:p>
    <w:p w14:paraId="1AD8F2B9" w14:textId="32F870B4" w:rsidR="00A8636B" w:rsidRPr="000F5D13" w:rsidRDefault="00540440" w:rsidP="00A8636B">
      <w:pPr>
        <w:pStyle w:val="Heading2"/>
        <w:rPr>
          <w:rPrChange w:id="267" w:author="Seongyong" w:date="2026-03-18T09:38:00Z" w16du:dateUtc="2026-03-18T09:38:00Z">
            <w:rPr>
              <w:lang w:val="fr-FR"/>
            </w:rPr>
          </w:rPrChange>
        </w:rPr>
      </w:pPr>
      <w:r w:rsidRPr="000F5D13">
        <w:rPr>
          <w:rPrChange w:id="268" w:author="Seongyong" w:date="2026-03-18T09:38:00Z" w16du:dateUtc="2026-03-18T09:38:00Z">
            <w:rPr>
              <w:lang w:val="fr-FR"/>
            </w:rPr>
          </w:rPrChange>
        </w:rPr>
        <w:t>Research procedure: Brand and showroom design project</w:t>
      </w:r>
    </w:p>
    <w:p w14:paraId="5471550F" w14:textId="44255F20" w:rsidR="00A8636B" w:rsidRPr="000F5D13" w:rsidRDefault="001A21CD" w:rsidP="00A8636B">
      <w:pPr>
        <w:rPr>
          <w:rFonts w:eastAsia="맑은 고딕"/>
          <w:lang w:eastAsia="ko-KR"/>
          <w:rPrChange w:id="269" w:author="Seongyong" w:date="2026-03-18T09:38:00Z" w16du:dateUtc="2026-03-18T09:38:00Z">
            <w:rPr>
              <w:rFonts w:eastAsia="맑은 고딕"/>
              <w:lang w:val="fr-FR" w:eastAsia="ko-KR"/>
            </w:rPr>
          </w:rPrChange>
        </w:rPr>
      </w:pPr>
      <w:r w:rsidRPr="000F5D13">
        <w:rPr>
          <w:rFonts w:eastAsia="맑은 고딕"/>
          <w:lang w:eastAsia="ko-KR"/>
          <w:rPrChange w:id="270" w:author="Seongyong" w:date="2026-03-18T09:38:00Z" w16du:dateUtc="2026-03-18T09:38:00Z">
            <w:rPr>
              <w:rFonts w:eastAsia="맑은 고딕"/>
              <w:lang w:val="fr-FR" w:eastAsia="ko-KR"/>
            </w:rPr>
          </w:rPrChange>
        </w:rPr>
        <w:t>Drawing on SQD and TMLT principles, we implemented a design-based learning project within an applied linguistics course that engaged pre-service teachers in authentic activities using GenAI and the metaverse. Following SQD, the project incorporated strategies such as linking theory and practice, instructor modeling, design tasks, collaboration, authentic practice, reflection, and feedback (</w:t>
      </w:r>
      <w:proofErr w:type="spellStart"/>
      <w:r w:rsidRPr="000F5D13">
        <w:rPr>
          <w:rFonts w:eastAsia="맑은 고딕"/>
          <w:lang w:eastAsia="ko-KR"/>
          <w:rPrChange w:id="271" w:author="Seongyong" w:date="2026-03-18T09:38:00Z" w16du:dateUtc="2026-03-18T09:38:00Z">
            <w:rPr>
              <w:rFonts w:eastAsia="맑은 고딕"/>
              <w:lang w:val="fr-FR" w:eastAsia="ko-KR"/>
            </w:rPr>
          </w:rPrChange>
        </w:rPr>
        <w:t>Tondeur</w:t>
      </w:r>
      <w:proofErr w:type="spellEnd"/>
      <w:r w:rsidRPr="000F5D13">
        <w:rPr>
          <w:rFonts w:eastAsia="맑은 고딕"/>
          <w:lang w:eastAsia="ko-KR"/>
          <w:rPrChange w:id="272" w:author="Seongyong" w:date="2026-03-18T09:38:00Z" w16du:dateUtc="2026-03-18T09:38:00Z">
            <w:rPr>
              <w:rFonts w:eastAsia="맑은 고딕"/>
              <w:lang w:val="fr-FR" w:eastAsia="ko-KR"/>
            </w:rPr>
          </w:rPrChange>
        </w:rPr>
        <w:t xml:space="preserve"> et al., 2012, 2025). From the TMLT perspective (Bower, 2019), the project was designed to (1) make key tool affordances explicit through modelling and guided experimentation with </w:t>
      </w:r>
      <w:proofErr w:type="spellStart"/>
      <w:r w:rsidRPr="000F5D13">
        <w:rPr>
          <w:rFonts w:eastAsia="맑은 고딕"/>
          <w:lang w:eastAsia="ko-KR"/>
          <w:rPrChange w:id="273" w:author="Seongyong" w:date="2026-03-18T09:38:00Z" w16du:dateUtc="2026-03-18T09:38:00Z">
            <w:rPr>
              <w:rFonts w:eastAsia="맑은 고딕"/>
              <w:lang w:val="fr-FR" w:eastAsia="ko-KR"/>
            </w:rPr>
          </w:rPrChange>
        </w:rPr>
        <w:t>ChatGLM</w:t>
      </w:r>
      <w:proofErr w:type="spellEnd"/>
      <w:r w:rsidRPr="000F5D13">
        <w:rPr>
          <w:rFonts w:eastAsia="맑은 고딕"/>
          <w:lang w:eastAsia="ko-KR"/>
          <w:rPrChange w:id="274" w:author="Seongyong" w:date="2026-03-18T09:38:00Z" w16du:dateUtc="2026-03-18T09:38:00Z">
            <w:rPr>
              <w:rFonts w:eastAsia="맑은 고딕"/>
              <w:lang w:val="fr-FR" w:eastAsia="ko-KR"/>
            </w:rPr>
          </w:rPrChange>
        </w:rPr>
        <w:t xml:space="preserve">, a GenAI tool, and Spot as a metaverse platform, (2) promote learner agency via learner choice (brand topic and identity), goal-setting, and adjustment for accepting, rejecting, and modifying AI outputs, and (3) operationalize design-based active learning through repeated plan–create–evaluate–revise cycles culminating in a public showcase. </w:t>
      </w:r>
      <w:r w:rsidRPr="000F5D13">
        <w:fldChar w:fldCharType="begin"/>
      </w:r>
      <w:r w:rsidRPr="000F5D13">
        <w:instrText>HYPERLINK \l "Figure1"</w:instrText>
      </w:r>
      <w:r w:rsidRPr="000F5D13">
        <w:fldChar w:fldCharType="separate"/>
      </w:r>
      <w:r w:rsidRPr="000F5D13">
        <w:rPr>
          <w:rStyle w:val="Hyperlink"/>
          <w:rFonts w:eastAsia="맑은 고딕"/>
          <w:lang w:eastAsia="ko-KR"/>
          <w:rPrChange w:id="275" w:author="Seongyong" w:date="2026-03-18T09:38:00Z" w16du:dateUtc="2026-03-18T09:38:00Z">
            <w:rPr>
              <w:rStyle w:val="Hyperlink"/>
              <w:rFonts w:eastAsia="맑은 고딕"/>
              <w:lang w:val="fr-FR" w:eastAsia="ko-KR"/>
            </w:rPr>
          </w:rPrChange>
        </w:rPr>
        <w:t>Figure 1</w:t>
      </w:r>
      <w:r w:rsidRPr="000F5D13">
        <w:fldChar w:fldCharType="end"/>
      </w:r>
      <w:r w:rsidRPr="000F5D13">
        <w:rPr>
          <w:rFonts w:eastAsia="맑은 고딕"/>
          <w:lang w:eastAsia="ko-KR"/>
          <w:rPrChange w:id="276" w:author="Seongyong" w:date="2026-03-18T09:38:00Z" w16du:dateUtc="2026-03-18T09:38:00Z">
            <w:rPr>
              <w:rFonts w:eastAsia="맑은 고딕"/>
              <w:lang w:val="fr-FR" w:eastAsia="ko-KR"/>
            </w:rPr>
          </w:rPrChange>
        </w:rPr>
        <w:t xml:space="preserve"> summarizes how SQD strategies and focal TMLT premises (affordances, agency, design-based active learning) were enacted across the six stages of the project. To make student–AI collaboration effective to participants during the project, we also used the SAC viewpoint (Kim et al., 2022) as a pedagogical heuristic when sequencing reflective tasks especially during Stages 2 and 3. After being introduced to different concepts in applied linguistics, students developed a brand using </w:t>
      </w:r>
      <w:proofErr w:type="spellStart"/>
      <w:r w:rsidRPr="000F5D13">
        <w:rPr>
          <w:rFonts w:eastAsia="맑은 고딕"/>
          <w:lang w:eastAsia="ko-KR"/>
          <w:rPrChange w:id="277" w:author="Seongyong" w:date="2026-03-18T09:38:00Z" w16du:dateUtc="2026-03-18T09:38:00Z">
            <w:rPr>
              <w:rFonts w:eastAsia="맑은 고딕"/>
              <w:lang w:val="fr-FR" w:eastAsia="ko-KR"/>
            </w:rPr>
          </w:rPrChange>
        </w:rPr>
        <w:t>ChatGLM</w:t>
      </w:r>
      <w:proofErr w:type="spellEnd"/>
      <w:r w:rsidRPr="000F5D13">
        <w:rPr>
          <w:rFonts w:eastAsia="맑은 고딕"/>
          <w:lang w:eastAsia="ko-KR"/>
          <w:rPrChange w:id="278" w:author="Seongyong" w:date="2026-03-18T09:38:00Z" w16du:dateUtc="2026-03-18T09:38:00Z">
            <w:rPr>
              <w:rFonts w:eastAsia="맑은 고딕"/>
              <w:lang w:val="fr-FR" w:eastAsia="ko-KR"/>
            </w:rPr>
          </w:rPrChange>
        </w:rPr>
        <w:t xml:space="preserve"> and creating a virtual showroom in the metaverse to showcase their designs. This project was selected because we expected it to cultivate students’ creativity and provide opportunities to apply applied linguistics, such as genre and discourse analysis, to a branding project. Students worked in 16 groups of 2–3 members.</w:t>
      </w:r>
    </w:p>
    <w:p w14:paraId="2318E0AE" w14:textId="6A9BF712" w:rsidR="00AB4EB5" w:rsidRPr="000F5D13" w:rsidRDefault="00AB4EB5" w:rsidP="00AB4EB5">
      <w:pPr>
        <w:spacing w:before="240"/>
        <w:rPr>
          <w:b/>
          <w:bCs/>
        </w:rPr>
      </w:pPr>
      <w:bookmarkStart w:id="279" w:name="Figure1"/>
      <w:r w:rsidRPr="000F5D13">
        <w:rPr>
          <w:b/>
          <w:bCs/>
        </w:rPr>
        <w:t>Figure 1</w:t>
      </w:r>
      <w:bookmarkEnd w:id="279"/>
    </w:p>
    <w:p w14:paraId="0C70286A" w14:textId="3BA57448" w:rsidR="00AB4EB5" w:rsidRPr="000F5D13" w:rsidRDefault="00E816B1" w:rsidP="00AB4EB5">
      <w:pPr>
        <w:pStyle w:val="TableTitle"/>
      </w:pPr>
      <w:r w:rsidRPr="000F5D13">
        <w:rPr>
          <w:i/>
        </w:rPr>
        <w:t xml:space="preserve">Research </w:t>
      </w:r>
      <w:r w:rsidRPr="000F5D13">
        <w:rPr>
          <w:rFonts w:eastAsia="맑은 고딕" w:hint="eastAsia"/>
          <w:i/>
          <w:lang w:eastAsia="ko-KR"/>
        </w:rPr>
        <w:t>P</w:t>
      </w:r>
      <w:r w:rsidRPr="000F5D13">
        <w:rPr>
          <w:i/>
        </w:rPr>
        <w:t xml:space="preserve">rocedure: Brand and </w:t>
      </w:r>
      <w:r w:rsidRPr="000F5D13">
        <w:rPr>
          <w:rFonts w:eastAsia="맑은 고딕" w:hint="eastAsia"/>
          <w:i/>
          <w:lang w:eastAsia="ko-KR"/>
        </w:rPr>
        <w:t>S</w:t>
      </w:r>
      <w:r w:rsidRPr="000F5D13">
        <w:rPr>
          <w:i/>
        </w:rPr>
        <w:t xml:space="preserve">howroom </w:t>
      </w:r>
      <w:r w:rsidRPr="000F5D13">
        <w:rPr>
          <w:rFonts w:eastAsia="맑은 고딕" w:hint="eastAsia"/>
          <w:i/>
          <w:lang w:eastAsia="ko-KR"/>
        </w:rPr>
        <w:t>D</w:t>
      </w:r>
      <w:r w:rsidRPr="000F5D13">
        <w:rPr>
          <w:i/>
        </w:rPr>
        <w:t>esign</w:t>
      </w:r>
    </w:p>
    <w:tbl>
      <w:tblPr>
        <w:tblStyle w:val="TableGrid"/>
        <w:tblW w:w="0" w:type="auto"/>
        <w:jc w:val="center"/>
        <w:tblBorders>
          <w:top w:val="none" w:sz="0" w:space="0" w:color="auto"/>
          <w:bottom w:val="none" w:sz="0" w:space="0" w:color="auto"/>
        </w:tblBorders>
        <w:tblLook w:val="04A0" w:firstRow="1" w:lastRow="0" w:firstColumn="1" w:lastColumn="0" w:noHBand="0" w:noVBand="1"/>
      </w:tblPr>
      <w:tblGrid>
        <w:gridCol w:w="9475"/>
      </w:tblGrid>
      <w:tr w:rsidR="00AB4EB5" w:rsidRPr="000F5D13" w14:paraId="1C16608D" w14:textId="77777777" w:rsidTr="008F2A0B">
        <w:trPr>
          <w:jc w:val="center"/>
        </w:trPr>
        <w:tc>
          <w:tcPr>
            <w:tcW w:w="9475" w:type="dxa"/>
          </w:tcPr>
          <w:p w14:paraId="45CB1CA3" w14:textId="11523077" w:rsidR="00AB4EB5" w:rsidRPr="000F5D13" w:rsidRDefault="0086712F" w:rsidP="006008FE">
            <w:pPr>
              <w:pStyle w:val="TableText"/>
              <w:jc w:val="center"/>
            </w:pPr>
            <w:r w:rsidRPr="002E006F">
              <w:rPr>
                <w:noProof/>
              </w:rPr>
              <w:drawing>
                <wp:inline distT="0" distB="0" distL="0" distR="0" wp14:anchorId="1919FE54" wp14:editId="17CEAC5C">
                  <wp:extent cx="5994400" cy="2939999"/>
                  <wp:effectExtent l="0" t="0" r="6350" b="0"/>
                  <wp:docPr id="193646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65507" name="Picture 19364655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0937" cy="2962824"/>
                          </a:xfrm>
                          <a:prstGeom prst="rect">
                            <a:avLst/>
                          </a:prstGeom>
                        </pic:spPr>
                      </pic:pic>
                    </a:graphicData>
                  </a:graphic>
                </wp:inline>
              </w:drawing>
            </w:r>
          </w:p>
        </w:tc>
      </w:tr>
    </w:tbl>
    <w:p w14:paraId="1B1F8408" w14:textId="25FCC5B9" w:rsidR="00AB4EB5" w:rsidRPr="000F5D13" w:rsidRDefault="0072299C" w:rsidP="00A8636B">
      <w:pPr>
        <w:rPr>
          <w:rFonts w:eastAsia="맑은 고딕"/>
          <w:lang w:eastAsia="ko-KR"/>
          <w:rPrChange w:id="280" w:author="Seongyong" w:date="2026-03-18T09:38:00Z" w16du:dateUtc="2026-03-18T09:38:00Z">
            <w:rPr>
              <w:rFonts w:eastAsia="맑은 고딕"/>
              <w:lang w:val="fr-FR" w:eastAsia="ko-KR"/>
            </w:rPr>
          </w:rPrChange>
        </w:rPr>
      </w:pPr>
      <w:r>
        <w:rPr>
          <w:rFonts w:eastAsia="맑은 고딕" w:hint="eastAsia"/>
          <w:lang w:eastAsia="ko-KR"/>
        </w:rPr>
        <w:t xml:space="preserve">We </w:t>
      </w:r>
      <w:r w:rsidR="008F2A0B" w:rsidRPr="000F5D13">
        <w:rPr>
          <w:rFonts w:eastAsia="맑은 고딕"/>
          <w:lang w:eastAsia="ko-KR"/>
          <w:rPrChange w:id="281" w:author="Seongyong" w:date="2026-03-18T09:38:00Z" w16du:dateUtc="2026-03-18T09:38:00Z">
            <w:rPr>
              <w:rFonts w:eastAsia="맑은 고딕"/>
              <w:lang w:val="fr-FR" w:eastAsia="ko-KR"/>
            </w:rPr>
          </w:rPrChange>
        </w:rPr>
        <w:t xml:space="preserve">used GLM-4 powered by </w:t>
      </w:r>
      <w:proofErr w:type="spellStart"/>
      <w:r w:rsidR="008F2A0B" w:rsidRPr="000F5D13">
        <w:rPr>
          <w:rFonts w:eastAsia="맑은 고딕"/>
          <w:lang w:eastAsia="ko-KR"/>
          <w:rPrChange w:id="282" w:author="Seongyong" w:date="2026-03-18T09:38:00Z" w16du:dateUtc="2026-03-18T09:38:00Z">
            <w:rPr>
              <w:rFonts w:eastAsia="맑은 고딕"/>
              <w:lang w:val="fr-FR" w:eastAsia="ko-KR"/>
            </w:rPr>
          </w:rPrChange>
        </w:rPr>
        <w:t>ChatGLM</w:t>
      </w:r>
      <w:proofErr w:type="spellEnd"/>
      <w:r w:rsidR="008F2A0B" w:rsidRPr="000F5D13">
        <w:rPr>
          <w:rFonts w:eastAsia="맑은 고딕"/>
          <w:lang w:eastAsia="ko-KR"/>
          <w:rPrChange w:id="283" w:author="Seongyong" w:date="2026-03-18T09:38:00Z" w16du:dateUtc="2026-03-18T09:38:00Z">
            <w:rPr>
              <w:rFonts w:eastAsia="맑은 고딕"/>
              <w:lang w:val="fr-FR" w:eastAsia="ko-KR"/>
            </w:rPr>
          </w:rPrChange>
        </w:rPr>
        <w:t xml:space="preserve"> because ChatGPT was not officially available in mainland China. Developed by Team GLM at Tsinghua University, GLM-4 is a bilingual large language model. According to the technical report and benchmark evaluations, GLM-4 shows competitive performance across a range of reasoning, coding, and instruction-following benchmarks, with results that are comparable to leading </w:t>
      </w:r>
      <w:r w:rsidR="008F2A0B" w:rsidRPr="000F5D13">
        <w:rPr>
          <w:rFonts w:eastAsia="맑은 고딕"/>
          <w:lang w:eastAsia="ko-KR"/>
          <w:rPrChange w:id="284" w:author="Seongyong" w:date="2026-03-18T09:38:00Z" w16du:dateUtc="2026-03-18T09:38:00Z">
            <w:rPr>
              <w:rFonts w:eastAsia="맑은 고딕"/>
              <w:lang w:val="fr-FR" w:eastAsia="ko-KR"/>
            </w:rPr>
          </w:rPrChange>
        </w:rPr>
        <w:lastRenderedPageBreak/>
        <w:t xml:space="preserve">commercial models on several metrics (GLM Team, 2024). As shown in </w:t>
      </w:r>
      <w:r w:rsidR="008F2A0B" w:rsidRPr="000F5D13">
        <w:fldChar w:fldCharType="begin"/>
      </w:r>
      <w:r w:rsidR="008F2A0B" w:rsidRPr="000F5D13">
        <w:instrText>HYPERLINK \l "Figure2"</w:instrText>
      </w:r>
      <w:r w:rsidR="008F2A0B" w:rsidRPr="000F5D13">
        <w:fldChar w:fldCharType="separate"/>
      </w:r>
      <w:r w:rsidR="008F2A0B" w:rsidRPr="000F5D13">
        <w:rPr>
          <w:rStyle w:val="Hyperlink"/>
          <w:rFonts w:eastAsia="맑은 고딕"/>
          <w:lang w:eastAsia="ko-KR"/>
          <w:rPrChange w:id="285" w:author="Seongyong" w:date="2026-03-18T09:38:00Z" w16du:dateUtc="2026-03-18T09:38:00Z">
            <w:rPr>
              <w:rStyle w:val="Hyperlink"/>
              <w:rFonts w:eastAsia="맑은 고딕"/>
              <w:lang w:val="fr-FR" w:eastAsia="ko-KR"/>
            </w:rPr>
          </w:rPrChange>
        </w:rPr>
        <w:t>Figure 2</w:t>
      </w:r>
      <w:r w:rsidR="008F2A0B" w:rsidRPr="000F5D13">
        <w:fldChar w:fldCharType="end"/>
      </w:r>
      <w:r w:rsidR="008F2A0B" w:rsidRPr="000F5D13">
        <w:rPr>
          <w:rFonts w:eastAsia="맑은 고딕"/>
          <w:lang w:eastAsia="ko-KR"/>
          <w:rPrChange w:id="286" w:author="Seongyong" w:date="2026-03-18T09:38:00Z" w16du:dateUtc="2026-03-18T09:38:00Z">
            <w:rPr>
              <w:rFonts w:eastAsia="맑은 고딕"/>
              <w:lang w:val="fr-FR" w:eastAsia="ko-KR"/>
            </w:rPr>
          </w:rPrChange>
        </w:rPr>
        <w:t>, it supports similar functions, generating text, images, and video from prompts and enabling AI–user video chats and customized agents.</w:t>
      </w:r>
    </w:p>
    <w:p w14:paraId="031723E6" w14:textId="34892D83" w:rsidR="0065390E" w:rsidRPr="000F5D13" w:rsidRDefault="0065390E" w:rsidP="0065390E">
      <w:pPr>
        <w:spacing w:before="240"/>
        <w:rPr>
          <w:rFonts w:eastAsia="맑은 고딕"/>
          <w:b/>
          <w:bCs/>
          <w:lang w:eastAsia="ko-KR"/>
        </w:rPr>
      </w:pPr>
      <w:bookmarkStart w:id="287" w:name="Figure2"/>
      <w:r w:rsidRPr="000F5D13">
        <w:rPr>
          <w:b/>
          <w:bCs/>
        </w:rPr>
        <w:t xml:space="preserve">Figure </w:t>
      </w:r>
      <w:r w:rsidRPr="000F5D13">
        <w:rPr>
          <w:rFonts w:eastAsia="맑은 고딕" w:hint="eastAsia"/>
          <w:b/>
          <w:bCs/>
          <w:lang w:eastAsia="ko-KR"/>
        </w:rPr>
        <w:t>2</w:t>
      </w:r>
      <w:bookmarkEnd w:id="287"/>
    </w:p>
    <w:p w14:paraId="29C8E7F4" w14:textId="104E20CE" w:rsidR="0065390E" w:rsidRPr="000F5D13" w:rsidRDefault="00B67853" w:rsidP="0065390E">
      <w:pPr>
        <w:pStyle w:val="TableTitle"/>
      </w:pPr>
      <w:r w:rsidRPr="000F5D13">
        <w:rPr>
          <w:i/>
        </w:rPr>
        <w:t xml:space="preserve">Operation </w:t>
      </w:r>
      <w:r w:rsidRPr="000F5D13">
        <w:rPr>
          <w:rFonts w:eastAsia="맑은 고딕" w:hint="eastAsia"/>
          <w:i/>
          <w:lang w:eastAsia="ko-KR"/>
        </w:rPr>
        <w:t>S</w:t>
      </w:r>
      <w:r w:rsidRPr="000F5D13">
        <w:rPr>
          <w:i/>
        </w:rPr>
        <w:t xml:space="preserve">ystem of </w:t>
      </w:r>
      <w:proofErr w:type="spellStart"/>
      <w:r w:rsidRPr="000F5D13">
        <w:rPr>
          <w:i/>
        </w:rPr>
        <w:t>ChatGLM</w:t>
      </w:r>
      <w:proofErr w:type="spellEnd"/>
    </w:p>
    <w:tbl>
      <w:tblPr>
        <w:tblStyle w:val="TableGrid"/>
        <w:tblW w:w="0" w:type="auto"/>
        <w:jc w:val="center"/>
        <w:tblBorders>
          <w:top w:val="none" w:sz="0" w:space="0" w:color="auto"/>
          <w:bottom w:val="none" w:sz="0" w:space="0" w:color="auto"/>
        </w:tblBorders>
        <w:tblLook w:val="04A0" w:firstRow="1" w:lastRow="0" w:firstColumn="1" w:lastColumn="0" w:noHBand="0" w:noVBand="1"/>
      </w:tblPr>
      <w:tblGrid>
        <w:gridCol w:w="9475"/>
      </w:tblGrid>
      <w:tr w:rsidR="0065390E" w:rsidRPr="000F5D13" w14:paraId="4720B185" w14:textId="77777777" w:rsidTr="0008549F">
        <w:trPr>
          <w:jc w:val="center"/>
        </w:trPr>
        <w:tc>
          <w:tcPr>
            <w:tcW w:w="9475" w:type="dxa"/>
          </w:tcPr>
          <w:tbl>
            <w:tblPr>
              <w:tblStyle w:val="TableGrid"/>
              <w:tblW w:w="0" w:type="auto"/>
              <w:jc w:val="center"/>
              <w:tblBorders>
                <w:top w:val="none" w:sz="0" w:space="0" w:color="auto"/>
                <w:bottom w:val="none" w:sz="0" w:space="0" w:color="auto"/>
              </w:tblBorders>
              <w:tblLook w:val="04A0" w:firstRow="1" w:lastRow="0" w:firstColumn="1" w:lastColumn="0" w:noHBand="0" w:noVBand="1"/>
            </w:tblPr>
            <w:tblGrid>
              <w:gridCol w:w="9212"/>
            </w:tblGrid>
            <w:tr w:rsidR="005E462C" w:rsidRPr="000F5D13" w14:paraId="29EB44C4" w14:textId="77777777" w:rsidTr="005E462C">
              <w:trPr>
                <w:jc w:val="center"/>
              </w:trPr>
              <w:tc>
                <w:tcPr>
                  <w:tcW w:w="9212" w:type="dxa"/>
                </w:tcPr>
                <w:p w14:paraId="4C7B1BEE" w14:textId="65F9C50B" w:rsidR="005E462C" w:rsidRPr="000F5D13" w:rsidRDefault="005E462C" w:rsidP="005E462C">
                  <w:pPr>
                    <w:pStyle w:val="TableText"/>
                    <w:jc w:val="center"/>
                  </w:pPr>
                  <w:r w:rsidRPr="002E006F">
                    <w:rPr>
                      <w:noProof/>
                    </w:rPr>
                    <w:drawing>
                      <wp:inline distT="0" distB="0" distL="0" distR="0" wp14:anchorId="3A09303B" wp14:editId="3682A3D5">
                        <wp:extent cx="5650418" cy="2769593"/>
                        <wp:effectExtent l="0" t="0" r="7620" b="0"/>
                        <wp:docPr id="1491849577" name="Picture 1" descr="A screenshot of a video cre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49577" name="Picture 1" descr="A screenshot of a video creato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99247" cy="2793527"/>
                                </a:xfrm>
                                <a:prstGeom prst="rect">
                                  <a:avLst/>
                                </a:prstGeom>
                              </pic:spPr>
                            </pic:pic>
                          </a:graphicData>
                        </a:graphic>
                      </wp:inline>
                    </w:drawing>
                  </w:r>
                </w:p>
              </w:tc>
            </w:tr>
          </w:tbl>
          <w:p w14:paraId="1B77345E" w14:textId="4B3BEB71" w:rsidR="0065390E" w:rsidRPr="000F5D13" w:rsidRDefault="0065390E" w:rsidP="00E17084">
            <w:pPr>
              <w:pStyle w:val="TableText"/>
              <w:jc w:val="center"/>
            </w:pPr>
          </w:p>
        </w:tc>
      </w:tr>
    </w:tbl>
    <w:p w14:paraId="66E1E4E5" w14:textId="719708E6" w:rsidR="0065390E" w:rsidRPr="000F5D13" w:rsidRDefault="00A07A8F" w:rsidP="00A8636B">
      <w:pPr>
        <w:rPr>
          <w:rPrChange w:id="288" w:author="Seongyong" w:date="2026-03-18T09:38:00Z" w16du:dateUtc="2026-03-18T09:38:00Z">
            <w:rPr>
              <w:lang w:val="fr-FR"/>
            </w:rPr>
          </w:rPrChange>
        </w:rPr>
      </w:pPr>
      <w:r w:rsidRPr="000F5D13">
        <w:rPr>
          <w:rPrChange w:id="289" w:author="Seongyong" w:date="2026-03-18T09:38:00Z" w16du:dateUtc="2026-03-18T09:38:00Z">
            <w:rPr>
              <w:lang w:val="fr-FR"/>
            </w:rPr>
          </w:rPrChange>
        </w:rPr>
        <w:t xml:space="preserve">Using </w:t>
      </w:r>
      <w:proofErr w:type="spellStart"/>
      <w:r w:rsidRPr="000F5D13">
        <w:rPr>
          <w:rPrChange w:id="290" w:author="Seongyong" w:date="2026-03-18T09:38:00Z" w16du:dateUtc="2026-03-18T09:38:00Z">
            <w:rPr>
              <w:lang w:val="fr-FR"/>
            </w:rPr>
          </w:rPrChange>
        </w:rPr>
        <w:t>ChatGLM</w:t>
      </w:r>
      <w:proofErr w:type="spellEnd"/>
      <w:r w:rsidRPr="000F5D13">
        <w:rPr>
          <w:rPrChange w:id="291" w:author="Seongyong" w:date="2026-03-18T09:38:00Z" w16du:dateUtc="2026-03-18T09:38:00Z">
            <w:rPr>
              <w:lang w:val="fr-FR"/>
            </w:rPr>
          </w:rPrChange>
        </w:rPr>
        <w:t xml:space="preserve">, students created slogans, signatures, images, and videos to promote selected brands, ranging from products and corporate or personal brands to social media channels. They applied </w:t>
      </w:r>
      <w:r w:rsidR="00D40CA8">
        <w:rPr>
          <w:rFonts w:eastAsia="맑은 고딕" w:hint="eastAsia"/>
          <w:lang w:eastAsia="ko-KR"/>
        </w:rPr>
        <w:t xml:space="preserve">their </w:t>
      </w:r>
      <w:r w:rsidRPr="000F5D13">
        <w:rPr>
          <w:rPrChange w:id="292" w:author="Seongyong" w:date="2026-03-18T09:38:00Z" w16du:dateUtc="2026-03-18T09:38:00Z">
            <w:rPr>
              <w:lang w:val="fr-FR"/>
            </w:rPr>
          </w:rPrChange>
        </w:rPr>
        <w:t xml:space="preserve">CK from the course, such as translanguaging, genre analysis, and discourse analysis, to shape textual and visual elements, and revised their work through group presentations and peer feedback. For example, </w:t>
      </w:r>
      <w:r w:rsidRPr="000F5D13">
        <w:fldChar w:fldCharType="begin"/>
      </w:r>
      <w:r w:rsidRPr="000F5D13">
        <w:instrText>HYPERLINK \l "Figure3"</w:instrText>
      </w:r>
      <w:r w:rsidRPr="000F5D13">
        <w:fldChar w:fldCharType="separate"/>
      </w:r>
      <w:r w:rsidRPr="000F5D13">
        <w:rPr>
          <w:rPrChange w:id="293" w:author="Seongyong" w:date="2026-03-18T09:38:00Z" w16du:dateUtc="2026-03-18T09:38:00Z">
            <w:rPr>
              <w:lang w:val="fr-FR"/>
            </w:rPr>
          </w:rPrChange>
        </w:rPr>
        <w:t>Figure 3</w:t>
      </w:r>
      <w:r w:rsidRPr="000F5D13">
        <w:fldChar w:fldCharType="end"/>
      </w:r>
      <w:r w:rsidRPr="000F5D13">
        <w:rPr>
          <w:rPrChange w:id="294" w:author="Seongyong" w:date="2026-03-18T09:38:00Z" w16du:dateUtc="2026-03-18T09:38:00Z">
            <w:rPr>
              <w:lang w:val="fr-FR"/>
            </w:rPr>
          </w:rPrChange>
        </w:rPr>
        <w:t xml:space="preserve"> shows the Hula brand, where students combined the Hawaiian greeting hula with a hibiscus motif, costume-like shapes, and dance-inspired typography to create a multimodal discourse of warmth, culture, and travel. This blending of linguistic and visual resources illustrates translanguaging practices that extend meaning beyond language.</w:t>
      </w:r>
    </w:p>
    <w:p w14:paraId="634F8805" w14:textId="1EA33047" w:rsidR="00013B18" w:rsidRPr="000F5D13" w:rsidRDefault="00013B18" w:rsidP="00013B18">
      <w:pPr>
        <w:spacing w:line="360" w:lineRule="auto"/>
        <w:rPr>
          <w:rFonts w:eastAsia="맑은 고딕"/>
          <w:b/>
          <w:bCs/>
          <w:lang w:eastAsia="ko-KR"/>
        </w:rPr>
      </w:pPr>
      <w:bookmarkStart w:id="295" w:name="Figure3"/>
      <w:r w:rsidRPr="000F5D13">
        <w:rPr>
          <w:rFonts w:hint="eastAsia"/>
          <w:b/>
          <w:bCs/>
        </w:rPr>
        <w:t>Figure 3</w:t>
      </w:r>
      <w:bookmarkEnd w:id="295"/>
    </w:p>
    <w:p w14:paraId="6B4D7A50" w14:textId="0AF7BB61" w:rsidR="00013B18" w:rsidRPr="000F5D13" w:rsidRDefault="00013B18" w:rsidP="00013B18">
      <w:pPr>
        <w:spacing w:line="360" w:lineRule="auto"/>
        <w:rPr>
          <w:rFonts w:eastAsia="맑은 고딕"/>
          <w:i/>
          <w:iCs/>
          <w:lang w:eastAsia="ko-KR"/>
        </w:rPr>
      </w:pPr>
      <w:r w:rsidRPr="000F5D13">
        <w:rPr>
          <w:i/>
          <w:iCs/>
        </w:rPr>
        <w:t xml:space="preserve">Multimodal </w:t>
      </w:r>
      <w:r w:rsidRPr="000F5D13">
        <w:rPr>
          <w:rFonts w:eastAsia="맑은 고딕" w:hint="eastAsia"/>
          <w:i/>
          <w:iCs/>
          <w:lang w:eastAsia="ko-KR"/>
        </w:rPr>
        <w:t>S</w:t>
      </w:r>
      <w:r w:rsidRPr="000F5D13">
        <w:rPr>
          <w:i/>
          <w:iCs/>
        </w:rPr>
        <w:t xml:space="preserve">ignature </w:t>
      </w:r>
      <w:r w:rsidRPr="000F5D13">
        <w:rPr>
          <w:rFonts w:eastAsia="맑은 고딕" w:hint="eastAsia"/>
          <w:i/>
          <w:iCs/>
          <w:lang w:eastAsia="ko-KR"/>
        </w:rPr>
        <w:t>I</w:t>
      </w:r>
      <w:r w:rsidRPr="000F5D13">
        <w:rPr>
          <w:i/>
          <w:iCs/>
        </w:rPr>
        <w:t xml:space="preserve">llustrating </w:t>
      </w:r>
      <w:r w:rsidRPr="000F5D13">
        <w:rPr>
          <w:rFonts w:eastAsia="맑은 고딕" w:hint="eastAsia"/>
          <w:i/>
          <w:iCs/>
          <w:lang w:eastAsia="ko-KR"/>
        </w:rPr>
        <w:t>D</w:t>
      </w:r>
      <w:r w:rsidRPr="000F5D13">
        <w:rPr>
          <w:i/>
          <w:iCs/>
        </w:rPr>
        <w:t xml:space="preserve">iscourse, </w:t>
      </w:r>
      <w:r w:rsidRPr="000F5D13">
        <w:rPr>
          <w:rFonts w:eastAsia="맑은 고딕" w:hint="eastAsia"/>
          <w:i/>
          <w:iCs/>
          <w:lang w:eastAsia="ko-KR"/>
        </w:rPr>
        <w:t>G</w:t>
      </w:r>
      <w:r w:rsidRPr="000F5D13">
        <w:rPr>
          <w:i/>
          <w:iCs/>
        </w:rPr>
        <w:t xml:space="preserve">enre, and </w:t>
      </w:r>
      <w:r w:rsidRPr="000F5D13">
        <w:rPr>
          <w:rFonts w:eastAsia="맑은 고딕" w:hint="eastAsia"/>
          <w:i/>
          <w:iCs/>
          <w:lang w:eastAsia="ko-KR"/>
        </w:rPr>
        <w:t>T</w:t>
      </w:r>
      <w:r w:rsidRPr="000F5D13">
        <w:rPr>
          <w:i/>
          <w:iCs/>
        </w:rPr>
        <w:t xml:space="preserve">ranslanguaging </w:t>
      </w:r>
      <w:r w:rsidRPr="000F5D13">
        <w:rPr>
          <w:rFonts w:eastAsia="맑은 고딕" w:hint="eastAsia"/>
          <w:i/>
          <w:iCs/>
          <w:lang w:eastAsia="ko-KR"/>
        </w:rPr>
        <w:t>P</w:t>
      </w:r>
      <w:r w:rsidRPr="000F5D13">
        <w:rPr>
          <w:i/>
          <w:iCs/>
        </w:rPr>
        <w:t>rinciples</w:t>
      </w:r>
    </w:p>
    <w:p w14:paraId="6700564F" w14:textId="77777777" w:rsidR="005E462C" w:rsidRPr="000F5D13" w:rsidRDefault="005E462C" w:rsidP="005E462C">
      <w:pPr>
        <w:pStyle w:val="TableTitle"/>
      </w:pPr>
    </w:p>
    <w:tbl>
      <w:tblPr>
        <w:tblStyle w:val="TableGrid"/>
        <w:tblW w:w="0" w:type="auto"/>
        <w:jc w:val="center"/>
        <w:tblBorders>
          <w:top w:val="none" w:sz="0" w:space="0" w:color="auto"/>
          <w:bottom w:val="none" w:sz="0" w:space="0" w:color="auto"/>
        </w:tblBorders>
        <w:tblLook w:val="04A0" w:firstRow="1" w:lastRow="0" w:firstColumn="1" w:lastColumn="0" w:noHBand="0" w:noVBand="1"/>
      </w:tblPr>
      <w:tblGrid>
        <w:gridCol w:w="9159"/>
      </w:tblGrid>
      <w:tr w:rsidR="005E462C" w:rsidRPr="000F5D13" w14:paraId="66EF4ACF" w14:textId="77777777" w:rsidTr="00C72F84">
        <w:trPr>
          <w:jc w:val="center"/>
        </w:trPr>
        <w:tc>
          <w:tcPr>
            <w:tcW w:w="9159" w:type="dxa"/>
          </w:tcPr>
          <w:p w14:paraId="12FBF4E9" w14:textId="75E019EC" w:rsidR="005E462C" w:rsidRPr="000F5D13" w:rsidRDefault="00041A4C" w:rsidP="0008549F">
            <w:pPr>
              <w:pStyle w:val="TableText"/>
              <w:jc w:val="center"/>
            </w:pPr>
            <w:r w:rsidRPr="002E006F">
              <w:rPr>
                <w:noProof/>
              </w:rPr>
              <w:lastRenderedPageBreak/>
              <w:drawing>
                <wp:inline distT="0" distB="0" distL="0" distR="0" wp14:anchorId="314F6693" wp14:editId="002BA061">
                  <wp:extent cx="5743416" cy="2332968"/>
                  <wp:effectExtent l="0" t="0" r="0" b="0"/>
                  <wp:docPr id="159078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3606" cy="2349293"/>
                          </a:xfrm>
                          <a:prstGeom prst="rect">
                            <a:avLst/>
                          </a:prstGeom>
                          <a:noFill/>
                          <a:ln>
                            <a:noFill/>
                          </a:ln>
                        </pic:spPr>
                      </pic:pic>
                    </a:graphicData>
                  </a:graphic>
                </wp:inline>
              </w:drawing>
            </w:r>
          </w:p>
        </w:tc>
      </w:tr>
    </w:tbl>
    <w:p w14:paraId="4F96EE97" w14:textId="72BC6F41" w:rsidR="005E462C" w:rsidRPr="000F5D13" w:rsidRDefault="00C72F84" w:rsidP="00902791">
      <w:pPr>
        <w:rPr>
          <w:rPrChange w:id="296" w:author="Seongyong" w:date="2026-03-18T09:38:00Z" w16du:dateUtc="2026-03-18T09:38:00Z">
            <w:rPr>
              <w:lang w:val="fr-FR"/>
            </w:rPr>
          </w:rPrChange>
        </w:rPr>
      </w:pPr>
      <w:r w:rsidRPr="000F5D13">
        <w:rPr>
          <w:rPrChange w:id="297" w:author="Seongyong" w:date="2026-03-18T09:38:00Z" w16du:dateUtc="2026-03-18T09:38:00Z">
            <w:rPr>
              <w:lang w:val="fr-FR"/>
            </w:rPr>
          </w:rPrChange>
        </w:rPr>
        <w:t>For showroom design, Spot was adopted as a metaverse platform, enabling students to showcase their brands for advertising purposes (Hwang et al., 2025). This platform allows users to build virtual spaces from scratch, embed internet sources, and deliver videoconferencing presentations (</w:t>
      </w:r>
      <w:r w:rsidRPr="000F5D13">
        <w:fldChar w:fldCharType="begin"/>
      </w:r>
      <w:r w:rsidRPr="000F5D13">
        <w:instrText>HYPERLINK \l "Figure4"</w:instrText>
      </w:r>
      <w:r w:rsidRPr="000F5D13">
        <w:fldChar w:fldCharType="separate"/>
      </w:r>
      <w:r w:rsidRPr="000F5D13">
        <w:rPr>
          <w:rStyle w:val="Hyperlink"/>
          <w:rPrChange w:id="298" w:author="Seongyong" w:date="2026-03-18T09:38:00Z" w16du:dateUtc="2026-03-18T09:38:00Z">
            <w:rPr>
              <w:rStyle w:val="Hyperlink"/>
              <w:lang w:val="fr-FR"/>
            </w:rPr>
          </w:rPrChange>
        </w:rPr>
        <w:t xml:space="preserve">Figure </w:t>
      </w:r>
      <w:r w:rsidR="001D100D" w:rsidRPr="000F5D13">
        <w:rPr>
          <w:rStyle w:val="Hyperlink"/>
          <w:rFonts w:eastAsia="맑은 고딕"/>
          <w:lang w:eastAsia="ko-KR"/>
          <w:rPrChange w:id="299" w:author="Seongyong" w:date="2026-03-18T09:38:00Z" w16du:dateUtc="2026-03-18T09:38:00Z">
            <w:rPr>
              <w:rStyle w:val="Hyperlink"/>
              <w:rFonts w:eastAsia="맑은 고딕"/>
              <w:lang w:val="fr-FR" w:eastAsia="ko-KR"/>
            </w:rPr>
          </w:rPrChange>
        </w:rPr>
        <w:t>4</w:t>
      </w:r>
      <w:r w:rsidRPr="000F5D13">
        <w:fldChar w:fldCharType="end"/>
      </w:r>
      <w:r w:rsidRPr="000F5D13">
        <w:rPr>
          <w:rPrChange w:id="300" w:author="Seongyong" w:date="2026-03-18T09:38:00Z" w16du:dateUtc="2026-03-18T09:38:00Z">
            <w:rPr>
              <w:lang w:val="fr-FR"/>
            </w:rPr>
          </w:rPrChange>
        </w:rPr>
        <w:t>). The instructor demonstrated how both tools could be applied to branding and design tasks in business communication, after which students practiced using them with guided support.</w:t>
      </w:r>
    </w:p>
    <w:p w14:paraId="27D4838E" w14:textId="77777777" w:rsidR="00BE3BB7" w:rsidRPr="000F5D13" w:rsidRDefault="00902791" w:rsidP="00902791">
      <w:pPr>
        <w:rPr>
          <w:rFonts w:eastAsia="맑은 고딕"/>
          <w:b/>
          <w:bCs/>
          <w:lang w:eastAsia="ko-KR"/>
          <w:rPrChange w:id="301" w:author="Seongyong" w:date="2026-03-18T09:38:00Z" w16du:dateUtc="2026-03-18T09:38:00Z">
            <w:rPr>
              <w:rFonts w:eastAsia="맑은 고딕"/>
              <w:b/>
              <w:bCs/>
              <w:lang w:val="fr-FR" w:eastAsia="ko-KR"/>
            </w:rPr>
          </w:rPrChange>
        </w:rPr>
      </w:pPr>
      <w:bookmarkStart w:id="302" w:name="Figure4"/>
      <w:r w:rsidRPr="000F5D13">
        <w:rPr>
          <w:b/>
          <w:bCs/>
          <w:rPrChange w:id="303" w:author="Seongyong" w:date="2026-03-18T09:38:00Z" w16du:dateUtc="2026-03-18T09:38:00Z">
            <w:rPr>
              <w:b/>
              <w:bCs/>
              <w:lang w:val="fr-FR"/>
            </w:rPr>
          </w:rPrChange>
        </w:rPr>
        <w:t xml:space="preserve">Figure </w:t>
      </w:r>
      <w:r w:rsidRPr="000F5D13">
        <w:rPr>
          <w:rFonts w:eastAsia="맑은 고딕"/>
          <w:b/>
          <w:bCs/>
          <w:lang w:eastAsia="ko-KR"/>
          <w:rPrChange w:id="304" w:author="Seongyong" w:date="2026-03-18T09:38:00Z" w16du:dateUtc="2026-03-18T09:38:00Z">
            <w:rPr>
              <w:rFonts w:eastAsia="맑은 고딕"/>
              <w:b/>
              <w:bCs/>
              <w:lang w:val="fr-FR" w:eastAsia="ko-KR"/>
            </w:rPr>
          </w:rPrChange>
        </w:rPr>
        <w:t>4</w:t>
      </w:r>
      <w:bookmarkEnd w:id="302"/>
      <w:r w:rsidRPr="000F5D13">
        <w:rPr>
          <w:b/>
          <w:bCs/>
          <w:rPrChange w:id="305" w:author="Seongyong" w:date="2026-03-18T09:38:00Z" w16du:dateUtc="2026-03-18T09:38:00Z">
            <w:rPr>
              <w:b/>
              <w:bCs/>
              <w:lang w:val="fr-FR"/>
            </w:rPr>
          </w:rPrChange>
        </w:rPr>
        <w:t xml:space="preserve"> </w:t>
      </w:r>
    </w:p>
    <w:p w14:paraId="4844FBBD" w14:textId="5BFFD135" w:rsidR="00C72F84" w:rsidRPr="000F5D13" w:rsidRDefault="00BE3BB7" w:rsidP="00902791">
      <w:pPr>
        <w:rPr>
          <w:i/>
          <w:iCs/>
          <w:rPrChange w:id="306" w:author="Seongyong" w:date="2026-03-18T09:38:00Z" w16du:dateUtc="2026-03-18T09:38:00Z">
            <w:rPr>
              <w:i/>
              <w:iCs/>
              <w:lang w:val="fr-FR"/>
            </w:rPr>
          </w:rPrChange>
        </w:rPr>
      </w:pPr>
      <w:r w:rsidRPr="000F5D13">
        <w:rPr>
          <w:i/>
          <w:iCs/>
          <w:rPrChange w:id="307" w:author="Seongyong" w:date="2026-03-18T09:38:00Z" w16du:dateUtc="2026-03-18T09:38:00Z">
            <w:rPr>
              <w:i/>
              <w:iCs/>
              <w:lang w:val="fr-FR"/>
            </w:rPr>
          </w:rPrChange>
        </w:rPr>
        <w:t>Functions and modes in Spot</w:t>
      </w:r>
    </w:p>
    <w:tbl>
      <w:tblPr>
        <w:tblStyle w:val="TableGrid"/>
        <w:tblW w:w="0" w:type="auto"/>
        <w:jc w:val="center"/>
        <w:tblBorders>
          <w:top w:val="none" w:sz="0" w:space="0" w:color="auto"/>
          <w:bottom w:val="none" w:sz="0" w:space="0" w:color="auto"/>
        </w:tblBorders>
        <w:tblLook w:val="04A0" w:firstRow="1" w:lastRow="0" w:firstColumn="1" w:lastColumn="0" w:noHBand="0" w:noVBand="1"/>
      </w:tblPr>
      <w:tblGrid>
        <w:gridCol w:w="9310"/>
      </w:tblGrid>
      <w:tr w:rsidR="00D64800" w:rsidRPr="000F5D13" w14:paraId="2CEFC344" w14:textId="77777777" w:rsidTr="00B17A0B">
        <w:trPr>
          <w:jc w:val="center"/>
        </w:trPr>
        <w:tc>
          <w:tcPr>
            <w:tcW w:w="9310" w:type="dxa"/>
          </w:tcPr>
          <w:p w14:paraId="25E713CF" w14:textId="7B38E12B" w:rsidR="00D64800" w:rsidRPr="000F5D13" w:rsidRDefault="00395ACA" w:rsidP="0008549F">
            <w:pPr>
              <w:pStyle w:val="TableText"/>
              <w:jc w:val="center"/>
            </w:pPr>
            <w:r w:rsidRPr="002E006F">
              <w:rPr>
                <w:noProof/>
              </w:rPr>
              <w:drawing>
                <wp:inline distT="0" distB="0" distL="0" distR="0" wp14:anchorId="50232A54" wp14:editId="00193BF7">
                  <wp:extent cx="5839039" cy="3237673"/>
                  <wp:effectExtent l="0" t="0" r="0" b="1270"/>
                  <wp:docPr id="463308122" name="Picture 2"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08122" name="Picture 2" descr="A screenshot of a computer g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898399" cy="3270588"/>
                          </a:xfrm>
                          <a:prstGeom prst="rect">
                            <a:avLst/>
                          </a:prstGeom>
                        </pic:spPr>
                      </pic:pic>
                    </a:graphicData>
                  </a:graphic>
                </wp:inline>
              </w:drawing>
            </w:r>
          </w:p>
        </w:tc>
      </w:tr>
    </w:tbl>
    <w:p w14:paraId="03A01303" w14:textId="6C38B89E" w:rsidR="00013B18" w:rsidRPr="000F5D13" w:rsidRDefault="00B17A0B" w:rsidP="00B17A0B">
      <w:pPr>
        <w:rPr>
          <w:rFonts w:eastAsia="맑은 고딕"/>
          <w:b/>
          <w:bCs/>
          <w:lang w:eastAsia="ko-KR"/>
        </w:rPr>
      </w:pPr>
      <w:r w:rsidRPr="000F5D13">
        <w:rPr>
          <w:rPrChange w:id="308" w:author="Seongyong" w:date="2026-03-18T09:38:00Z" w16du:dateUtc="2026-03-18T09:38:00Z">
            <w:rPr>
              <w:lang w:val="fr-FR"/>
            </w:rPr>
          </w:rPrChange>
        </w:rPr>
        <w:t xml:space="preserve">Within Spot, students embedded </w:t>
      </w:r>
      <w:proofErr w:type="spellStart"/>
      <w:r w:rsidRPr="000F5D13">
        <w:rPr>
          <w:rPrChange w:id="309" w:author="Seongyong" w:date="2026-03-18T09:38:00Z" w16du:dateUtc="2026-03-18T09:38:00Z">
            <w:rPr>
              <w:lang w:val="fr-FR"/>
            </w:rPr>
          </w:rPrChange>
        </w:rPr>
        <w:t>ChatGLM</w:t>
      </w:r>
      <w:proofErr w:type="spellEnd"/>
      <w:r w:rsidRPr="000F5D13">
        <w:rPr>
          <w:rPrChange w:id="310" w:author="Seongyong" w:date="2026-03-18T09:38:00Z" w16du:dateUtc="2026-03-18T09:38:00Z">
            <w:rPr>
              <w:lang w:val="fr-FR"/>
            </w:rPr>
          </w:rPrChange>
        </w:rPr>
        <w:t xml:space="preserve">-generated outputs, such as images, signatures, slogans, and videos, into 3D environments. This required multimodal design thinking, as they arranged textual, visual, and spatial elements to create coherent brand experiences that balanced visual appeal with communicative authenticity. </w:t>
      </w:r>
      <w:r w:rsidRPr="000F5D13">
        <w:fldChar w:fldCharType="begin"/>
      </w:r>
      <w:r w:rsidRPr="000F5D13">
        <w:instrText>HYPERLINK \l "Figure5"</w:instrText>
      </w:r>
      <w:r w:rsidRPr="000F5D13">
        <w:fldChar w:fldCharType="separate"/>
      </w:r>
      <w:r w:rsidRPr="000F5D13">
        <w:rPr>
          <w:rStyle w:val="Hyperlink"/>
          <w:rPrChange w:id="311" w:author="Seongyong" w:date="2026-03-18T09:38:00Z" w16du:dateUtc="2026-03-18T09:38:00Z">
            <w:rPr>
              <w:rStyle w:val="Hyperlink"/>
              <w:lang w:val="fr-FR"/>
            </w:rPr>
          </w:rPrChange>
        </w:rPr>
        <w:t xml:space="preserve">Figure </w:t>
      </w:r>
      <w:r w:rsidR="00CC39D3" w:rsidRPr="000F5D13">
        <w:rPr>
          <w:rStyle w:val="Hyperlink"/>
          <w:rFonts w:eastAsia="맑은 고딕"/>
          <w:lang w:eastAsia="ko-KR"/>
          <w:rPrChange w:id="312" w:author="Seongyong" w:date="2026-03-18T09:38:00Z" w16du:dateUtc="2026-03-18T09:38:00Z">
            <w:rPr>
              <w:rStyle w:val="Hyperlink"/>
              <w:rFonts w:eastAsia="맑은 고딕"/>
              <w:lang w:val="fr-FR" w:eastAsia="ko-KR"/>
            </w:rPr>
          </w:rPrChange>
        </w:rPr>
        <w:t>5</w:t>
      </w:r>
      <w:r w:rsidRPr="000F5D13">
        <w:fldChar w:fldCharType="end"/>
      </w:r>
      <w:r w:rsidRPr="000F5D13">
        <w:rPr>
          <w:rPrChange w:id="313" w:author="Seongyong" w:date="2026-03-18T09:38:00Z" w16du:dateUtc="2026-03-18T09:38:00Z">
            <w:rPr>
              <w:lang w:val="fr-FR"/>
            </w:rPr>
          </w:rPrChange>
        </w:rPr>
        <w:t xml:space="preserve"> illustrates how CK was operationalized: Group A built a multi-level showroom to simulate immersive brand encounters; Group B embedded laptop displays with interactive 3D content and videos to highlight multimodality; and Group C integrated a playful </w:t>
      </w:r>
      <w:r w:rsidRPr="000F5D13">
        <w:rPr>
          <w:i/>
          <w:iCs/>
          <w:rPrChange w:id="314" w:author="Seongyong" w:date="2026-03-18T09:38:00Z" w16du:dateUtc="2026-03-18T09:38:00Z">
            <w:rPr>
              <w:i/>
              <w:iCs/>
              <w:lang w:val="fr-FR"/>
            </w:rPr>
          </w:rPrChange>
        </w:rPr>
        <w:t>O-Mazing</w:t>
      </w:r>
      <w:r w:rsidRPr="000F5D13">
        <w:rPr>
          <w:rPrChange w:id="315" w:author="Seongyong" w:date="2026-03-18T09:38:00Z" w16du:dateUtc="2026-03-18T09:38:00Z">
            <w:rPr>
              <w:lang w:val="fr-FR"/>
            </w:rPr>
          </w:rPrChange>
        </w:rPr>
        <w:t xml:space="preserve"> slogan with supporting </w:t>
      </w:r>
      <w:r w:rsidRPr="000F5D13">
        <w:rPr>
          <w:rPrChange w:id="316" w:author="Seongyong" w:date="2026-03-18T09:38:00Z" w16du:dateUtc="2026-03-18T09:38:00Z">
            <w:rPr>
              <w:lang w:val="fr-FR"/>
            </w:rPr>
          </w:rPrChange>
        </w:rPr>
        <w:lastRenderedPageBreak/>
        <w:t>visuals to demonstrate the blending of linguistic creativity and visual resources.</w:t>
      </w:r>
    </w:p>
    <w:p w14:paraId="4CF87A2C" w14:textId="25404BA8" w:rsidR="009A4E59" w:rsidRPr="000F5D13" w:rsidRDefault="009A4E59" w:rsidP="00BA4FBB">
      <w:pPr>
        <w:rPr>
          <w:rFonts w:eastAsia="맑은 고딕"/>
          <w:b/>
          <w:bCs/>
          <w:lang w:eastAsia="ko-KR"/>
        </w:rPr>
      </w:pPr>
      <w:bookmarkStart w:id="317" w:name="Figure5"/>
      <w:r w:rsidRPr="000F5D13">
        <w:rPr>
          <w:rFonts w:hint="eastAsia"/>
          <w:b/>
          <w:bCs/>
        </w:rPr>
        <w:t xml:space="preserve">Figure </w:t>
      </w:r>
      <w:r w:rsidR="007E6742" w:rsidRPr="000F5D13">
        <w:rPr>
          <w:rFonts w:eastAsia="맑은 고딕" w:hint="eastAsia"/>
          <w:b/>
          <w:bCs/>
          <w:lang w:eastAsia="ko-KR"/>
        </w:rPr>
        <w:t>5</w:t>
      </w:r>
      <w:bookmarkEnd w:id="317"/>
    </w:p>
    <w:p w14:paraId="7157B981" w14:textId="5598EF62" w:rsidR="00D64800" w:rsidRPr="000F5D13" w:rsidRDefault="009A4E59" w:rsidP="00327E99">
      <w:r w:rsidRPr="000F5D13">
        <w:rPr>
          <w:rFonts w:hint="eastAsia"/>
          <w:i/>
          <w:iCs/>
        </w:rPr>
        <w:t>S</w:t>
      </w:r>
      <w:r w:rsidRPr="000F5D13">
        <w:rPr>
          <w:i/>
          <w:iCs/>
        </w:rPr>
        <w:t xml:space="preserve">tudent-designed </w:t>
      </w:r>
      <w:r w:rsidRPr="000F5D13">
        <w:rPr>
          <w:rFonts w:hint="eastAsia"/>
          <w:i/>
          <w:iCs/>
        </w:rPr>
        <w:t xml:space="preserve">multimodal </w:t>
      </w:r>
      <w:r w:rsidRPr="000F5D13">
        <w:rPr>
          <w:i/>
          <w:iCs/>
        </w:rPr>
        <w:t xml:space="preserve">3D </w:t>
      </w:r>
      <w:r w:rsidRPr="000F5D13">
        <w:rPr>
          <w:rFonts w:eastAsia="맑은 고딕" w:hint="eastAsia"/>
          <w:i/>
          <w:iCs/>
          <w:lang w:eastAsia="ko-KR"/>
        </w:rPr>
        <w:t>M</w:t>
      </w:r>
      <w:r w:rsidRPr="000F5D13">
        <w:rPr>
          <w:i/>
          <w:iCs/>
        </w:rPr>
        <w:t xml:space="preserve">etaverse </w:t>
      </w:r>
      <w:r w:rsidRPr="000F5D13">
        <w:rPr>
          <w:rFonts w:eastAsia="맑은 고딕" w:hint="eastAsia"/>
          <w:i/>
          <w:iCs/>
          <w:lang w:eastAsia="ko-KR"/>
        </w:rPr>
        <w:t>S</w:t>
      </w:r>
      <w:r w:rsidRPr="000F5D13">
        <w:rPr>
          <w:i/>
          <w:iCs/>
        </w:rPr>
        <w:t>howrooms</w:t>
      </w:r>
    </w:p>
    <w:tbl>
      <w:tblPr>
        <w:tblStyle w:val="TableGrid"/>
        <w:tblW w:w="0" w:type="auto"/>
        <w:jc w:val="center"/>
        <w:tblBorders>
          <w:top w:val="none" w:sz="0" w:space="0" w:color="auto"/>
          <w:bottom w:val="none" w:sz="0" w:space="0" w:color="auto"/>
        </w:tblBorders>
        <w:tblLook w:val="04A0" w:firstRow="1" w:lastRow="0" w:firstColumn="1" w:lastColumn="0" w:noHBand="0" w:noVBand="1"/>
      </w:tblPr>
      <w:tblGrid>
        <w:gridCol w:w="9475"/>
      </w:tblGrid>
      <w:tr w:rsidR="00D64800" w:rsidRPr="000F5D13" w14:paraId="09FB8A46" w14:textId="77777777" w:rsidTr="003060B1">
        <w:trPr>
          <w:jc w:val="center"/>
        </w:trPr>
        <w:tc>
          <w:tcPr>
            <w:tcW w:w="9475" w:type="dxa"/>
          </w:tcPr>
          <w:p w14:paraId="4D748412" w14:textId="4B6F06DB" w:rsidR="00D64800" w:rsidRPr="000F5D13" w:rsidRDefault="007E6742" w:rsidP="00327E99">
            <w:pPr>
              <w:pStyle w:val="TableText"/>
              <w:jc w:val="center"/>
            </w:pPr>
            <w:r w:rsidRPr="002E006F">
              <w:rPr>
                <w:noProof/>
              </w:rPr>
              <w:drawing>
                <wp:inline distT="0" distB="0" distL="0" distR="0" wp14:anchorId="7D66D69F" wp14:editId="2173C5F9">
                  <wp:extent cx="5978166" cy="2408461"/>
                  <wp:effectExtent l="0" t="0" r="3810" b="0"/>
                  <wp:docPr id="1346053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94140" cy="2414896"/>
                          </a:xfrm>
                          <a:prstGeom prst="rect">
                            <a:avLst/>
                          </a:prstGeom>
                          <a:noFill/>
                          <a:ln>
                            <a:noFill/>
                          </a:ln>
                        </pic:spPr>
                      </pic:pic>
                    </a:graphicData>
                  </a:graphic>
                </wp:inline>
              </w:drawing>
            </w:r>
          </w:p>
        </w:tc>
      </w:tr>
    </w:tbl>
    <w:p w14:paraId="07A1C9E0" w14:textId="21ABBAA8" w:rsidR="00A8636B" w:rsidRPr="000F5D13" w:rsidRDefault="003060B1" w:rsidP="00A8636B">
      <w:pPr>
        <w:pStyle w:val="Heading2"/>
        <w:rPr>
          <w:rPrChange w:id="318" w:author="Seongyong" w:date="2026-03-18T09:38:00Z" w16du:dateUtc="2026-03-18T09:38:00Z">
            <w:rPr>
              <w:lang w:val="fr-FR"/>
            </w:rPr>
          </w:rPrChange>
        </w:rPr>
      </w:pPr>
      <w:r w:rsidRPr="000F5D13">
        <w:rPr>
          <w:rPrChange w:id="319" w:author="Seongyong" w:date="2026-03-18T09:38:00Z" w16du:dateUtc="2026-03-18T09:38:00Z">
            <w:rPr>
              <w:lang w:val="fr-FR"/>
            </w:rPr>
          </w:rPrChange>
        </w:rPr>
        <w:t>Data collection</w:t>
      </w:r>
    </w:p>
    <w:p w14:paraId="67FD9DF6" w14:textId="1B604154" w:rsidR="00A8636B" w:rsidRPr="000F5D13" w:rsidRDefault="00AB1C20" w:rsidP="00A8636B">
      <w:pPr>
        <w:rPr>
          <w:rFonts w:eastAsia="맑은 고딕"/>
          <w:lang w:eastAsia="ko-KR"/>
          <w:rPrChange w:id="320" w:author="Seongyong" w:date="2026-03-18T09:38:00Z" w16du:dateUtc="2026-03-18T09:38:00Z">
            <w:rPr>
              <w:rFonts w:eastAsia="맑은 고딕"/>
              <w:lang w:val="fr-FR" w:eastAsia="ko-KR"/>
            </w:rPr>
          </w:rPrChange>
        </w:rPr>
      </w:pPr>
      <w:r w:rsidRPr="000F5D13">
        <w:rPr>
          <w:rFonts w:eastAsia="맑은 고딕"/>
          <w:lang w:eastAsia="ko-KR"/>
          <w:rPrChange w:id="321" w:author="Seongyong" w:date="2026-03-18T09:38:00Z" w16du:dateUtc="2026-03-18T09:38:00Z">
            <w:rPr>
              <w:rFonts w:eastAsia="맑은 고딕"/>
              <w:lang w:val="fr-FR" w:eastAsia="ko-KR"/>
            </w:rPr>
          </w:rPrChange>
        </w:rPr>
        <w:t>To address the two RQs, we used multiple data sources for triangulation (Dörnyei, 2007): reflective journals and semi-structured interviews. As part of their final portfolio, students submitted reflective journals in Week 11, designed to elicit critical reflections on the project and their learning experiences (</w:t>
      </w:r>
      <w:r w:rsidRPr="000F5D13">
        <w:fldChar w:fldCharType="begin"/>
      </w:r>
      <w:r w:rsidRPr="000F5D13">
        <w:instrText>HYPERLINK \l "AppendixA"</w:instrText>
      </w:r>
      <w:r w:rsidRPr="000F5D13">
        <w:fldChar w:fldCharType="separate"/>
      </w:r>
      <w:r w:rsidRPr="000F5D13">
        <w:rPr>
          <w:rStyle w:val="Hyperlink"/>
          <w:rFonts w:eastAsia="맑은 고딕"/>
          <w:lang w:eastAsia="ko-KR"/>
          <w:rPrChange w:id="322" w:author="Seongyong" w:date="2026-03-18T09:38:00Z" w16du:dateUtc="2026-03-18T09:38:00Z">
            <w:rPr>
              <w:rStyle w:val="Hyperlink"/>
              <w:rFonts w:eastAsia="맑은 고딕"/>
              <w:lang w:val="fr-FR" w:eastAsia="ko-KR"/>
            </w:rPr>
          </w:rPrChange>
        </w:rPr>
        <w:t>Appendix A</w:t>
      </w:r>
      <w:r w:rsidRPr="000F5D13">
        <w:fldChar w:fldCharType="end"/>
      </w:r>
      <w:r w:rsidRPr="000F5D13">
        <w:rPr>
          <w:rFonts w:eastAsia="맑은 고딕"/>
          <w:lang w:eastAsia="ko-KR"/>
          <w:rPrChange w:id="323" w:author="Seongyong" w:date="2026-03-18T09:38:00Z" w16du:dateUtc="2026-03-18T09:38:00Z">
            <w:rPr>
              <w:rFonts w:eastAsia="맑은 고딕"/>
              <w:lang w:val="fr-FR" w:eastAsia="ko-KR"/>
            </w:rPr>
          </w:rPrChange>
        </w:rPr>
        <w:t>). After submission, they participated in 30–</w:t>
      </w:r>
      <w:proofErr w:type="gramStart"/>
      <w:r w:rsidRPr="000F5D13">
        <w:rPr>
          <w:rFonts w:eastAsia="맑은 고딕"/>
          <w:lang w:eastAsia="ko-KR"/>
          <w:rPrChange w:id="324" w:author="Seongyong" w:date="2026-03-18T09:38:00Z" w16du:dateUtc="2026-03-18T09:38:00Z">
            <w:rPr>
              <w:rFonts w:eastAsia="맑은 고딕"/>
              <w:lang w:val="fr-FR" w:eastAsia="ko-KR"/>
            </w:rPr>
          </w:rPrChange>
        </w:rPr>
        <w:t>40 minute</w:t>
      </w:r>
      <w:proofErr w:type="gramEnd"/>
      <w:r w:rsidRPr="000F5D13">
        <w:rPr>
          <w:rFonts w:eastAsia="맑은 고딕"/>
          <w:lang w:eastAsia="ko-KR"/>
          <w:rPrChange w:id="325" w:author="Seongyong" w:date="2026-03-18T09:38:00Z" w16du:dateUtc="2026-03-18T09:38:00Z">
            <w:rPr>
              <w:rFonts w:eastAsia="맑은 고딕"/>
              <w:lang w:val="fr-FR" w:eastAsia="ko-KR"/>
            </w:rPr>
          </w:rPrChange>
        </w:rPr>
        <w:t xml:space="preserve"> semi-structured interviews in English, which were recorded and transcribed verbatim (</w:t>
      </w:r>
      <w:r w:rsidRPr="000F5D13">
        <w:fldChar w:fldCharType="begin"/>
      </w:r>
      <w:r w:rsidRPr="000F5D13">
        <w:instrText>HYPERLINK \l "AppendixB"</w:instrText>
      </w:r>
      <w:r w:rsidRPr="000F5D13">
        <w:fldChar w:fldCharType="separate"/>
      </w:r>
      <w:r w:rsidRPr="000F5D13">
        <w:rPr>
          <w:rStyle w:val="Hyperlink"/>
          <w:rFonts w:eastAsia="맑은 고딕"/>
          <w:lang w:eastAsia="ko-KR"/>
          <w:rPrChange w:id="326" w:author="Seongyong" w:date="2026-03-18T09:38:00Z" w16du:dateUtc="2026-03-18T09:38:00Z">
            <w:rPr>
              <w:rStyle w:val="Hyperlink"/>
              <w:rFonts w:eastAsia="맑은 고딕"/>
              <w:lang w:val="fr-FR" w:eastAsia="ko-KR"/>
            </w:rPr>
          </w:rPrChange>
        </w:rPr>
        <w:t>Appendix B</w:t>
      </w:r>
      <w:r w:rsidRPr="000F5D13">
        <w:fldChar w:fldCharType="end"/>
      </w:r>
      <w:r w:rsidRPr="000F5D13">
        <w:rPr>
          <w:rFonts w:eastAsia="맑은 고딕"/>
          <w:lang w:eastAsia="ko-KR"/>
          <w:rPrChange w:id="327" w:author="Seongyong" w:date="2026-03-18T09:38:00Z" w16du:dateUtc="2026-03-18T09:38:00Z">
            <w:rPr>
              <w:rFonts w:eastAsia="맑은 고딕"/>
              <w:lang w:val="fr-FR" w:eastAsia="ko-KR"/>
            </w:rPr>
          </w:rPrChange>
        </w:rPr>
        <w:t xml:space="preserve">). The interview protocol with four thematic sections was designed to elicit more in-depth description of (1) participants’ CK application and internalization and (2) the ways they utilized GenAI and the metaverse platform as mediating resources (see </w:t>
      </w:r>
      <w:r w:rsidRPr="000F5D13">
        <w:fldChar w:fldCharType="begin"/>
      </w:r>
      <w:r w:rsidRPr="000F5D13">
        <w:instrText>HYPERLINK \l "AppendixC"</w:instrText>
      </w:r>
      <w:r w:rsidRPr="000F5D13">
        <w:fldChar w:fldCharType="separate"/>
      </w:r>
      <w:r w:rsidRPr="000F5D13">
        <w:rPr>
          <w:rStyle w:val="Hyperlink"/>
          <w:rFonts w:eastAsia="맑은 고딕"/>
          <w:lang w:eastAsia="ko-KR"/>
          <w:rPrChange w:id="328" w:author="Seongyong" w:date="2026-03-18T09:38:00Z" w16du:dateUtc="2026-03-18T09:38:00Z">
            <w:rPr>
              <w:rStyle w:val="Hyperlink"/>
              <w:rFonts w:eastAsia="맑은 고딕"/>
              <w:lang w:val="fr-FR" w:eastAsia="ko-KR"/>
            </w:rPr>
          </w:rPrChange>
        </w:rPr>
        <w:t xml:space="preserve">Appendix </w:t>
      </w:r>
      <w:r w:rsidR="00506235" w:rsidRPr="000F5D13">
        <w:rPr>
          <w:rStyle w:val="Hyperlink"/>
          <w:rFonts w:eastAsia="맑은 고딕"/>
          <w:lang w:eastAsia="ko-KR"/>
          <w:rPrChange w:id="329" w:author="Seongyong" w:date="2026-03-18T09:38:00Z" w16du:dateUtc="2026-03-18T09:38:00Z">
            <w:rPr>
              <w:rStyle w:val="Hyperlink"/>
              <w:rFonts w:eastAsia="맑은 고딕"/>
              <w:lang w:val="fr-FR" w:eastAsia="ko-KR"/>
            </w:rPr>
          </w:rPrChange>
        </w:rPr>
        <w:t>C</w:t>
      </w:r>
      <w:r w:rsidRPr="000F5D13">
        <w:fldChar w:fldCharType="end"/>
      </w:r>
      <w:r w:rsidRPr="000F5D13">
        <w:rPr>
          <w:rFonts w:eastAsia="맑은 고딕"/>
          <w:lang w:eastAsia="ko-KR"/>
          <w:rPrChange w:id="330" w:author="Seongyong" w:date="2026-03-18T09:38:00Z" w16du:dateUtc="2026-03-18T09:38:00Z">
            <w:rPr>
              <w:rFonts w:eastAsia="맑은 고딕"/>
              <w:lang w:val="fr-FR" w:eastAsia="ko-KR"/>
            </w:rPr>
          </w:rPrChange>
        </w:rPr>
        <w:t xml:space="preserve"> for this mapping). For this, TMLT constructs (Bower, 2019) informed the primary probes on affordance noticing, agentive decision-making, and design-based learning, whereas SAC (Kim et al., 2022) was used as a heuristic to probe student–AI collaboration (Kim &amp; Cho, 2025; Lee et al., 2025). Importantly, the TMLT principles informed our analytic focus and to structure prompts for eliciting reflective accounts: (1) CK development, including how participants applied linguistics concepts in their GenAI and metaverse designs and how their theoretical understanding evolved (Bartels, 2005; Beshah &amp; Anshu, 2024); (2) technological affordances, focusing on how they identified and adopted GenAI and metaverse features for project goals (Bower, 2019; Jeon et al., 2022); (3) agency and TK, examining decision-making, initiative, and growth of TK through iterative engagement (Lee et al., 2025; Moorhouse, 2024); and (4) agency and CK, analyzing how agency influenced the internalization of CK and the link between theory and practice (Liu &amp; Chao, 2018; Zhang et al., 2025).</w:t>
      </w:r>
    </w:p>
    <w:p w14:paraId="73C7B158" w14:textId="74CC78FA" w:rsidR="00A8636B" w:rsidRPr="000F5D13" w:rsidRDefault="001A64F5" w:rsidP="00A8636B">
      <w:pPr>
        <w:pStyle w:val="Heading2"/>
        <w:rPr>
          <w:rPrChange w:id="331" w:author="Seongyong" w:date="2026-03-18T09:38:00Z" w16du:dateUtc="2026-03-18T09:38:00Z">
            <w:rPr>
              <w:lang w:val="fr-FR"/>
            </w:rPr>
          </w:rPrChange>
        </w:rPr>
      </w:pPr>
      <w:r w:rsidRPr="000F5D13">
        <w:rPr>
          <w:rPrChange w:id="332" w:author="Seongyong" w:date="2026-03-18T09:38:00Z" w16du:dateUtc="2026-03-18T09:38:00Z">
            <w:rPr>
              <w:lang w:val="fr-FR"/>
            </w:rPr>
          </w:rPrChange>
        </w:rPr>
        <w:t>Data analysis</w:t>
      </w:r>
    </w:p>
    <w:p w14:paraId="7732C964" w14:textId="77777777" w:rsidR="006A2D46" w:rsidRPr="000F5D13" w:rsidRDefault="006A2D46" w:rsidP="006A2D46">
      <w:pPr>
        <w:rPr>
          <w:rFonts w:eastAsia="맑은 고딕"/>
          <w:lang w:eastAsia="ko-KR"/>
          <w:rPrChange w:id="333" w:author="Seongyong" w:date="2026-03-18T09:38:00Z" w16du:dateUtc="2026-03-18T09:38:00Z">
            <w:rPr>
              <w:rFonts w:eastAsia="맑은 고딕"/>
              <w:lang w:val="fr-FR" w:eastAsia="ko-KR"/>
            </w:rPr>
          </w:rPrChange>
        </w:rPr>
      </w:pPr>
      <w:r w:rsidRPr="000F5D13">
        <w:rPr>
          <w:rFonts w:eastAsia="맑은 고딕"/>
          <w:lang w:eastAsia="ko-KR"/>
          <w:rPrChange w:id="334" w:author="Seongyong" w:date="2026-03-18T09:38:00Z" w16du:dateUtc="2026-03-18T09:38:00Z">
            <w:rPr>
              <w:rFonts w:eastAsia="맑은 고딕"/>
              <w:lang w:val="fr-FR" w:eastAsia="ko-KR"/>
            </w:rPr>
          </w:rPrChange>
        </w:rPr>
        <w:t>Qualitative data from the reflective journals and interviews were analyzed in parallel using thematic analysis, with the two data sources treated as complementary for interpretation, to identify emerging themes and patterns related to RQs (Braun &amp; Clarke, 2021). Data analysis was conducted using a hybrid approach that encompasses both inductive and deductive analyses (Fereday &amp; Muir-Cochrane, 2006). Specifically, in the first cycle of inductive analysis, the authors repeatedly read the data for familiarization, then generated initial open codes inductively, guided by the two RQs, focusing on CK development and technology-mediated processes including affordances, learner agency, and TK. The authors took analytic memos to document emerging codes and interpretations. They then reviewed code labels, definitions, and illustrative excerpts to categorize codes into specific themes.</w:t>
      </w:r>
    </w:p>
    <w:p w14:paraId="7264EB80" w14:textId="27FA2DDA" w:rsidR="006A2D46" w:rsidRPr="000F5D13" w:rsidRDefault="006A2D46" w:rsidP="006A2D46">
      <w:pPr>
        <w:rPr>
          <w:rFonts w:eastAsia="맑은 고딕"/>
          <w:lang w:eastAsia="ko-KR"/>
          <w:rPrChange w:id="335" w:author="Seongyong" w:date="2026-03-18T09:38:00Z" w16du:dateUtc="2026-03-18T09:38:00Z">
            <w:rPr>
              <w:rFonts w:eastAsia="맑은 고딕"/>
              <w:lang w:val="fr-FR" w:eastAsia="ko-KR"/>
            </w:rPr>
          </w:rPrChange>
        </w:rPr>
      </w:pPr>
      <w:r w:rsidRPr="000F5D13">
        <w:rPr>
          <w:rFonts w:eastAsia="맑은 고딕"/>
          <w:lang w:eastAsia="ko-KR"/>
          <w:rPrChange w:id="336" w:author="Seongyong" w:date="2026-03-18T09:38:00Z" w16du:dateUtc="2026-03-18T09:38:00Z">
            <w:rPr>
              <w:rFonts w:eastAsia="맑은 고딕"/>
              <w:lang w:val="fr-FR" w:eastAsia="ko-KR"/>
            </w:rPr>
          </w:rPrChange>
        </w:rPr>
        <w:lastRenderedPageBreak/>
        <w:t xml:space="preserve">After inductive themes were determined, a second cycle of deductive analysis was conducted based on the two theories in this study (Bower, 2019; Kim &amp; Cho, 2025; Kim et al., 2022). Themes and extracts were mapped to theoretical constructs from TMLT and to interpretive orientations from SAC; that is, the data were analyzed in relation to TMLT principles as the primary lens and interpreted using SAC orientations to enhance analytic depth (see </w:t>
      </w:r>
      <w:r w:rsidRPr="000F5D13">
        <w:fldChar w:fldCharType="begin"/>
      </w:r>
      <w:r w:rsidRPr="000F5D13">
        <w:instrText>HYPERLINK \l "AppendixC"</w:instrText>
      </w:r>
      <w:r w:rsidRPr="000F5D13">
        <w:fldChar w:fldCharType="separate"/>
      </w:r>
      <w:r w:rsidRPr="000F5D13">
        <w:rPr>
          <w:rStyle w:val="Hyperlink"/>
          <w:rFonts w:eastAsia="맑은 고딕"/>
          <w:lang w:eastAsia="ko-KR"/>
          <w:rPrChange w:id="337" w:author="Seongyong" w:date="2026-03-18T09:38:00Z" w16du:dateUtc="2026-03-18T09:38:00Z">
            <w:rPr>
              <w:rStyle w:val="Hyperlink"/>
              <w:rFonts w:eastAsia="맑은 고딕"/>
              <w:lang w:val="fr-FR" w:eastAsia="ko-KR"/>
            </w:rPr>
          </w:rPrChange>
        </w:rPr>
        <w:t xml:space="preserve">Appendix </w:t>
      </w:r>
      <w:r w:rsidR="00C34C80" w:rsidRPr="000F5D13">
        <w:rPr>
          <w:rStyle w:val="Hyperlink"/>
          <w:rFonts w:eastAsia="맑은 고딕"/>
          <w:lang w:eastAsia="ko-KR"/>
          <w:rPrChange w:id="338" w:author="Seongyong" w:date="2026-03-18T09:38:00Z" w16du:dateUtc="2026-03-18T09:38:00Z">
            <w:rPr>
              <w:rStyle w:val="Hyperlink"/>
              <w:rFonts w:eastAsia="맑은 고딕"/>
              <w:lang w:val="fr-FR" w:eastAsia="ko-KR"/>
            </w:rPr>
          </w:rPrChange>
        </w:rPr>
        <w:t>C</w:t>
      </w:r>
      <w:r w:rsidRPr="000F5D13">
        <w:fldChar w:fldCharType="end"/>
      </w:r>
      <w:r w:rsidRPr="000F5D13">
        <w:rPr>
          <w:rFonts w:eastAsia="맑은 고딕"/>
          <w:lang w:eastAsia="ko-KR"/>
          <w:rPrChange w:id="339" w:author="Seongyong" w:date="2026-03-18T09:38:00Z" w16du:dateUtc="2026-03-18T09:38:00Z">
            <w:rPr>
              <w:rFonts w:eastAsia="맑은 고딕"/>
              <w:lang w:val="fr-FR" w:eastAsia="ko-KR"/>
            </w:rPr>
          </w:rPrChange>
        </w:rPr>
        <w:t>). This mapping allowed for specifying which TMLT principles were implicated in each theme and to characterize salient SAC orientations reflected in the data.</w:t>
      </w:r>
    </w:p>
    <w:p w14:paraId="24AB762D" w14:textId="77777777" w:rsidR="006A2D46" w:rsidRPr="000F5D13" w:rsidRDefault="006A2D46" w:rsidP="006A2D46">
      <w:pPr>
        <w:rPr>
          <w:rFonts w:eastAsia="맑은 고딕"/>
          <w:lang w:eastAsia="ko-KR"/>
          <w:rPrChange w:id="340" w:author="Seongyong" w:date="2026-03-18T09:38:00Z" w16du:dateUtc="2026-03-18T09:38:00Z">
            <w:rPr>
              <w:rFonts w:eastAsia="맑은 고딕"/>
              <w:lang w:val="fr-FR" w:eastAsia="ko-KR"/>
            </w:rPr>
          </w:rPrChange>
        </w:rPr>
      </w:pPr>
      <w:r w:rsidRPr="000F5D13">
        <w:rPr>
          <w:rFonts w:eastAsia="맑은 고딕"/>
          <w:lang w:eastAsia="ko-KR"/>
          <w:rPrChange w:id="341" w:author="Seongyong" w:date="2026-03-18T09:38:00Z" w16du:dateUtc="2026-03-18T09:38:00Z">
            <w:rPr>
              <w:rFonts w:eastAsia="맑은 고딕"/>
              <w:lang w:val="fr-FR" w:eastAsia="ko-KR"/>
            </w:rPr>
          </w:rPrChange>
        </w:rPr>
        <w:t>Finally, reflective journals and interviews were integrated into data analysis to support triangulation. Journals were primarily used to trace students’ learning moments and design decisions, while interviews provided retrospective evidence such as elaboration, confirmation, or qualification. Evidence from both sources was then synthesized at the theme level, while themes were refined through complementary comparison rather than source-specific separation.</w:t>
      </w:r>
    </w:p>
    <w:p w14:paraId="4BCF8900" w14:textId="60E16CBE" w:rsidR="00A8636B" w:rsidRPr="000F5D13" w:rsidRDefault="006A2D46" w:rsidP="006A2D46">
      <w:pPr>
        <w:rPr>
          <w:rFonts w:eastAsia="맑은 고딕"/>
          <w:lang w:eastAsia="ko-KR"/>
          <w:rPrChange w:id="342" w:author="Seongyong" w:date="2026-03-18T09:38:00Z" w16du:dateUtc="2026-03-18T09:38:00Z">
            <w:rPr>
              <w:rFonts w:eastAsia="맑은 고딕"/>
              <w:lang w:val="fr-FR" w:eastAsia="ko-KR"/>
            </w:rPr>
          </w:rPrChange>
        </w:rPr>
      </w:pPr>
      <w:r w:rsidRPr="000F5D13">
        <w:rPr>
          <w:rFonts w:eastAsia="맑은 고딕"/>
          <w:lang w:eastAsia="ko-KR"/>
          <w:rPrChange w:id="343" w:author="Seongyong" w:date="2026-03-18T09:38:00Z" w16du:dateUtc="2026-03-18T09:38:00Z">
            <w:rPr>
              <w:rFonts w:eastAsia="맑은 고딕"/>
              <w:lang w:val="fr-FR" w:eastAsia="ko-KR"/>
            </w:rPr>
          </w:rPrChange>
        </w:rPr>
        <w:t>Inter-coder agreement for the double-coded subset reached Cohen’s κ = .82. Discrepancies were resolved through discussion, and the refined codebook was applied to the remaining data.</w:t>
      </w:r>
    </w:p>
    <w:p w14:paraId="5AC8FB3E" w14:textId="05FC6E47" w:rsidR="0052664F" w:rsidRPr="000F5D13" w:rsidRDefault="003B0DE7" w:rsidP="0052664F">
      <w:pPr>
        <w:pStyle w:val="Heading1"/>
      </w:pPr>
      <w:r w:rsidRPr="000F5D13">
        <w:t>Findings</w:t>
      </w:r>
    </w:p>
    <w:p w14:paraId="70DA8E22" w14:textId="20D066FA" w:rsidR="0095086F" w:rsidRPr="000F5D13" w:rsidRDefault="005A3CB6" w:rsidP="0095086F">
      <w:pPr>
        <w:rPr>
          <w:rFonts w:eastAsia="맑은 고딕"/>
          <w:lang w:eastAsia="ko-KR"/>
          <w:rPrChange w:id="344" w:author="Seongyong" w:date="2026-03-18T09:38:00Z" w16du:dateUtc="2026-03-18T09:38:00Z">
            <w:rPr>
              <w:rFonts w:eastAsia="맑은 고딕"/>
              <w:lang w:val="fr-FR" w:eastAsia="ko-KR"/>
            </w:rPr>
          </w:rPrChange>
        </w:rPr>
      </w:pPr>
      <w:r>
        <w:rPr>
          <w:rFonts w:eastAsia="맑은 고딕" w:hint="eastAsia"/>
          <w:lang w:eastAsia="ko-KR"/>
        </w:rPr>
        <w:t>T</w:t>
      </w:r>
      <w:r w:rsidR="00EB4D4E" w:rsidRPr="000F5D13">
        <w:rPr>
          <w:rFonts w:eastAsia="맑은 고딕"/>
          <w:lang w:eastAsia="ko-KR"/>
          <w:rPrChange w:id="345" w:author="Seongyong" w:date="2026-03-18T09:38:00Z" w16du:dateUtc="2026-03-18T09:38:00Z">
            <w:rPr>
              <w:rFonts w:eastAsia="맑은 고딕"/>
              <w:lang w:val="fr-FR" w:eastAsia="ko-KR"/>
            </w:rPr>
          </w:rPrChange>
        </w:rPr>
        <w:t xml:space="preserve">he analysis </w:t>
      </w:r>
      <w:r w:rsidR="00B03F23">
        <w:rPr>
          <w:rFonts w:eastAsia="맑은 고딕" w:hint="eastAsia"/>
          <w:lang w:eastAsia="ko-KR"/>
        </w:rPr>
        <w:t>shows</w:t>
      </w:r>
      <w:r w:rsidR="00EB4D4E" w:rsidRPr="000F5D13">
        <w:rPr>
          <w:rFonts w:eastAsia="맑은 고딕"/>
          <w:lang w:eastAsia="ko-KR"/>
          <w:rPrChange w:id="346" w:author="Seongyong" w:date="2026-03-18T09:38:00Z" w16du:dateUtc="2026-03-18T09:38:00Z">
            <w:rPr>
              <w:rFonts w:eastAsia="맑은 고딕"/>
              <w:lang w:val="fr-FR" w:eastAsia="ko-KR"/>
            </w:rPr>
          </w:rPrChange>
        </w:rPr>
        <w:t xml:space="preserve"> how pre-service teachers developed CK through a design-based learning project with GenAI and a metaverse platform. The findings show that CK development unfolded as an iterative process, supported by the affordances of </w:t>
      </w:r>
      <w:r w:rsidR="00B03F23">
        <w:rPr>
          <w:rFonts w:eastAsia="맑은 고딕" w:hint="eastAsia"/>
          <w:lang w:eastAsia="ko-KR"/>
        </w:rPr>
        <w:t xml:space="preserve">the two </w:t>
      </w:r>
      <w:r w:rsidR="00EB4D4E" w:rsidRPr="000F5D13">
        <w:rPr>
          <w:rFonts w:eastAsia="맑은 고딕"/>
          <w:lang w:eastAsia="ko-KR"/>
          <w:rPrChange w:id="347" w:author="Seongyong" w:date="2026-03-18T09:38:00Z" w16du:dateUtc="2026-03-18T09:38:00Z">
            <w:rPr>
              <w:rFonts w:eastAsia="맑은 고딕"/>
              <w:lang w:val="fr-FR" w:eastAsia="ko-KR"/>
            </w:rPr>
          </w:rPrChange>
        </w:rPr>
        <w:t xml:space="preserve">tools and mediated by growth in TK and the enactment of learner agency. </w:t>
      </w:r>
      <w:r w:rsidR="00EB4D4E" w:rsidRPr="000F5D13">
        <w:fldChar w:fldCharType="begin"/>
      </w:r>
      <w:r w:rsidR="00EB4D4E" w:rsidRPr="000F5D13">
        <w:instrText>HYPERLINK \l "AppendixD"</w:instrText>
      </w:r>
      <w:r w:rsidR="00EB4D4E" w:rsidRPr="000F5D13">
        <w:fldChar w:fldCharType="separate"/>
      </w:r>
      <w:r w:rsidR="00EB4D4E" w:rsidRPr="000F5D13">
        <w:rPr>
          <w:rStyle w:val="Hyperlink"/>
          <w:rFonts w:eastAsia="맑은 고딕"/>
          <w:lang w:eastAsia="ko-KR"/>
          <w:rPrChange w:id="348" w:author="Seongyong" w:date="2026-03-18T09:38:00Z" w16du:dateUtc="2026-03-18T09:38:00Z">
            <w:rPr>
              <w:rStyle w:val="Hyperlink"/>
              <w:rFonts w:eastAsia="맑은 고딕"/>
              <w:lang w:val="fr-FR" w:eastAsia="ko-KR"/>
            </w:rPr>
          </w:rPrChange>
        </w:rPr>
        <w:t>Appendix D</w:t>
      </w:r>
      <w:r w:rsidR="00EB4D4E" w:rsidRPr="000F5D13">
        <w:fldChar w:fldCharType="end"/>
      </w:r>
      <w:r w:rsidR="00EB4D4E" w:rsidRPr="000F5D13">
        <w:rPr>
          <w:rFonts w:eastAsia="맑은 고딕"/>
          <w:lang w:eastAsia="ko-KR"/>
          <w:rPrChange w:id="349" w:author="Seongyong" w:date="2026-03-18T09:38:00Z" w16du:dateUtc="2026-03-18T09:38:00Z">
            <w:rPr>
              <w:rFonts w:eastAsia="맑은 고딕"/>
              <w:lang w:val="fr-FR" w:eastAsia="ko-KR"/>
            </w:rPr>
          </w:rPrChange>
        </w:rPr>
        <w:t xml:space="preserve"> presents an overview of how eight themes were coded, categorized, linked to interpretive lenses (TMLT and, where applicable, SAC), supported by evidence from the two data sources.</w:t>
      </w:r>
    </w:p>
    <w:p w14:paraId="607BCD08" w14:textId="6DC901E5" w:rsidR="007A50BC" w:rsidRPr="000F5D13" w:rsidRDefault="00C53AAD" w:rsidP="007A50BC">
      <w:pPr>
        <w:pStyle w:val="Heading2"/>
        <w:rPr>
          <w:rPrChange w:id="350" w:author="Seongyong" w:date="2026-03-18T09:38:00Z" w16du:dateUtc="2026-03-18T09:38:00Z">
            <w:rPr>
              <w:lang w:val="fr-FR"/>
            </w:rPr>
          </w:rPrChange>
        </w:rPr>
      </w:pPr>
      <w:r w:rsidRPr="000F5D13">
        <w:rPr>
          <w:rPrChange w:id="351" w:author="Seongyong" w:date="2026-03-18T09:38:00Z" w16du:dateUtc="2026-03-18T09:38:00Z">
            <w:rPr>
              <w:lang w:val="fr-FR"/>
            </w:rPr>
          </w:rPrChange>
        </w:rPr>
        <w:t>RQ1: CK development through iterative, affordance-driven design-based learning</w:t>
      </w:r>
    </w:p>
    <w:p w14:paraId="566DA0B2" w14:textId="1AC722DE" w:rsidR="008B0418" w:rsidRPr="000F5D13" w:rsidRDefault="008C288F" w:rsidP="0095086F">
      <w:pPr>
        <w:rPr>
          <w:rFonts w:eastAsia="맑은 고딕"/>
          <w:lang w:eastAsia="ko-KR"/>
          <w:rPrChange w:id="352" w:author="Seongyong" w:date="2026-03-18T09:38:00Z" w16du:dateUtc="2026-03-18T09:38:00Z">
            <w:rPr>
              <w:rFonts w:eastAsia="맑은 고딕"/>
              <w:lang w:val="fr-FR" w:eastAsia="ko-KR"/>
            </w:rPr>
          </w:rPrChange>
        </w:rPr>
      </w:pPr>
      <w:r w:rsidRPr="000F5D13">
        <w:rPr>
          <w:rFonts w:eastAsia="맑은 고딕"/>
          <w:lang w:eastAsia="ko-KR"/>
          <w:rPrChange w:id="353" w:author="Seongyong" w:date="2026-03-18T09:38:00Z" w16du:dateUtc="2026-03-18T09:38:00Z">
            <w:rPr>
              <w:rFonts w:eastAsia="맑은 고딕"/>
              <w:lang w:val="fr-FR" w:eastAsia="ko-KR"/>
            </w:rPr>
          </w:rPrChange>
        </w:rPr>
        <w:t xml:space="preserve">Regarding RQ1, the data showed that participants’ CK development was </w:t>
      </w:r>
      <w:r w:rsidR="001D0A5D">
        <w:rPr>
          <w:rFonts w:eastAsia="맑은 고딕" w:hint="eastAsia"/>
          <w:lang w:eastAsia="ko-KR"/>
        </w:rPr>
        <w:t>influenced</w:t>
      </w:r>
      <w:r w:rsidRPr="000F5D13">
        <w:rPr>
          <w:rFonts w:eastAsia="맑은 고딕"/>
          <w:lang w:eastAsia="ko-KR"/>
          <w:rPrChange w:id="354" w:author="Seongyong" w:date="2026-03-18T09:38:00Z" w16du:dateUtc="2026-03-18T09:38:00Z">
            <w:rPr>
              <w:rFonts w:eastAsia="맑은 고딕"/>
              <w:lang w:val="fr-FR" w:eastAsia="ko-KR"/>
            </w:rPr>
          </w:rPrChange>
        </w:rPr>
        <w:t xml:space="preserve"> by their active engagement in iterative design tasks that leveraged GenAI and metaverse affordances. In contrast to lecture-based or case-study approaches typical of applied linguistics classes (Bartels, 2005), this project required students to embed disciplinary concepts into authentic, technology-mediated design work. Four themes emerged, reflecting how participants applied, refined, and expanded their CK through </w:t>
      </w:r>
      <w:r w:rsidR="00E52196">
        <w:rPr>
          <w:rFonts w:eastAsia="맑은 고딕" w:hint="eastAsia"/>
          <w:lang w:eastAsia="ko-KR"/>
        </w:rPr>
        <w:t>culture-oriented</w:t>
      </w:r>
      <w:r w:rsidRPr="000F5D13">
        <w:rPr>
          <w:rFonts w:eastAsia="맑은 고딕"/>
          <w:lang w:eastAsia="ko-KR"/>
          <w:rPrChange w:id="355" w:author="Seongyong" w:date="2026-03-18T09:38:00Z" w16du:dateUtc="2026-03-18T09:38:00Z">
            <w:rPr>
              <w:rFonts w:eastAsia="맑은 고딕"/>
              <w:lang w:val="fr-FR" w:eastAsia="ko-KR"/>
            </w:rPr>
          </w:rPrChange>
        </w:rPr>
        <w:t xml:space="preserve"> design, iterative artifact development, and strategic </w:t>
      </w:r>
      <w:r w:rsidR="00CB4A8F">
        <w:rPr>
          <w:rFonts w:eastAsia="맑은 고딕" w:hint="eastAsia"/>
          <w:lang w:eastAsia="ko-KR"/>
        </w:rPr>
        <w:t>adoption</w:t>
      </w:r>
      <w:r w:rsidRPr="000F5D13">
        <w:rPr>
          <w:rFonts w:eastAsia="맑은 고딕"/>
          <w:lang w:eastAsia="ko-KR"/>
          <w:rPrChange w:id="356" w:author="Seongyong" w:date="2026-03-18T09:38:00Z" w16du:dateUtc="2026-03-18T09:38:00Z">
            <w:rPr>
              <w:rFonts w:eastAsia="맑은 고딕"/>
              <w:lang w:val="fr-FR" w:eastAsia="ko-KR"/>
            </w:rPr>
          </w:rPrChange>
        </w:rPr>
        <w:t xml:space="preserve"> of GenAI and metaverse affordances.</w:t>
      </w:r>
    </w:p>
    <w:p w14:paraId="69B6EFDD" w14:textId="77777777" w:rsidR="00080B7B" w:rsidRPr="000F5D13" w:rsidRDefault="00080B7B" w:rsidP="009F2759">
      <w:pPr>
        <w:rPr>
          <w:rFonts w:ascii="Arial" w:eastAsia="Arial Unicode MS" w:hAnsi="Arial" w:cs="Arial"/>
          <w:b/>
          <w:i/>
          <w:rPrChange w:id="357" w:author="Seongyong" w:date="2026-03-18T09:38:00Z" w16du:dateUtc="2026-03-18T09:38:00Z">
            <w:rPr>
              <w:rFonts w:ascii="Arial" w:eastAsia="Arial Unicode MS" w:hAnsi="Arial" w:cs="Arial"/>
              <w:b/>
              <w:i/>
              <w:lang w:val="fr-FR"/>
            </w:rPr>
          </w:rPrChange>
        </w:rPr>
      </w:pPr>
      <w:r w:rsidRPr="000F5D13">
        <w:rPr>
          <w:rFonts w:ascii="Arial" w:eastAsia="Arial Unicode MS" w:hAnsi="Arial" w:cs="Arial"/>
          <w:b/>
          <w:i/>
          <w:rPrChange w:id="358" w:author="Seongyong" w:date="2026-03-18T09:38:00Z" w16du:dateUtc="2026-03-18T09:38:00Z">
            <w:rPr>
              <w:rFonts w:ascii="Arial" w:eastAsia="Arial Unicode MS" w:hAnsi="Arial" w:cs="Arial"/>
              <w:b/>
              <w:i/>
              <w:lang w:val="fr-FR"/>
            </w:rPr>
          </w:rPrChange>
        </w:rPr>
        <w:t xml:space="preserve">Applying CK in culturally and contextually relevant designs </w:t>
      </w:r>
    </w:p>
    <w:p w14:paraId="20417851" w14:textId="6098CE27" w:rsidR="00445C4A" w:rsidRPr="000F5D13" w:rsidRDefault="00445C4A" w:rsidP="00445C4A">
      <w:pPr>
        <w:rPr>
          <w:rPrChange w:id="359" w:author="Seongyong" w:date="2026-03-18T09:38:00Z" w16du:dateUtc="2026-03-18T09:38:00Z">
            <w:rPr>
              <w:lang w:val="fr-FR"/>
            </w:rPr>
          </w:rPrChange>
        </w:rPr>
      </w:pPr>
      <w:r w:rsidRPr="000F5D13">
        <w:rPr>
          <w:rPrChange w:id="360" w:author="Seongyong" w:date="2026-03-18T09:38:00Z" w16du:dateUtc="2026-03-18T09:38:00Z">
            <w:rPr>
              <w:lang w:val="fr-FR"/>
            </w:rPr>
          </w:rPrChange>
        </w:rPr>
        <w:t>Participants (n = 14) emphasized the importance of embedding applied linguistics knowledge</w:t>
      </w:r>
      <w:r w:rsidR="00DB5A46">
        <w:rPr>
          <w:rFonts w:eastAsia="맑은 고딕" w:hint="eastAsia"/>
          <w:lang w:eastAsia="ko-KR"/>
        </w:rPr>
        <w:t xml:space="preserve">, </w:t>
      </w:r>
      <w:r w:rsidRPr="000F5D13">
        <w:rPr>
          <w:rPrChange w:id="361" w:author="Seongyong" w:date="2026-03-18T09:38:00Z" w16du:dateUtc="2026-03-18T09:38:00Z">
            <w:rPr>
              <w:lang w:val="fr-FR"/>
            </w:rPr>
          </w:rPrChange>
        </w:rPr>
        <w:t>such as genre and discourse analysis, corpus linguistics, and SLA</w:t>
      </w:r>
      <w:r w:rsidR="00DB5A46">
        <w:rPr>
          <w:rFonts w:eastAsia="맑은 고딕" w:hint="eastAsia"/>
          <w:lang w:eastAsia="ko-KR"/>
        </w:rPr>
        <w:t xml:space="preserve">, </w:t>
      </w:r>
      <w:r w:rsidRPr="000F5D13">
        <w:rPr>
          <w:rPrChange w:id="362" w:author="Seongyong" w:date="2026-03-18T09:38:00Z" w16du:dateUtc="2026-03-18T09:38:00Z">
            <w:rPr>
              <w:lang w:val="fr-FR"/>
            </w:rPr>
          </w:rPrChange>
        </w:rPr>
        <w:t xml:space="preserve">into brand and showroom designs that </w:t>
      </w:r>
      <w:r w:rsidR="003E29D8">
        <w:rPr>
          <w:rFonts w:eastAsia="맑은 고딕" w:hint="eastAsia"/>
          <w:lang w:eastAsia="ko-KR"/>
        </w:rPr>
        <w:t xml:space="preserve">they believe </w:t>
      </w:r>
      <w:r w:rsidRPr="000F5D13">
        <w:rPr>
          <w:rPrChange w:id="363" w:author="Seongyong" w:date="2026-03-18T09:38:00Z" w16du:dateUtc="2026-03-18T09:38:00Z">
            <w:rPr>
              <w:lang w:val="fr-FR"/>
            </w:rPr>
          </w:rPrChange>
        </w:rPr>
        <w:t>were culturally and contextually appropriate. This required bridging communicative goals with disciplinary concepts from the course and adapting language, visuals, and interactional framing to the sociocultural context of target audiences. For example, two students noted:</w:t>
      </w:r>
    </w:p>
    <w:p w14:paraId="0AB18802" w14:textId="77777777" w:rsidR="00445C4A" w:rsidRPr="000F5D13" w:rsidRDefault="00445C4A" w:rsidP="0060649E">
      <w:pPr>
        <w:ind w:leftChars="100" w:left="220"/>
        <w:rPr>
          <w:rPrChange w:id="364" w:author="Seongyong" w:date="2026-03-18T09:38:00Z" w16du:dateUtc="2026-03-18T09:38:00Z">
            <w:rPr>
              <w:lang w:val="fr-FR"/>
            </w:rPr>
          </w:rPrChange>
        </w:rPr>
      </w:pPr>
      <w:r w:rsidRPr="000F5D13">
        <w:rPr>
          <w:rPrChange w:id="365" w:author="Seongyong" w:date="2026-03-18T09:38:00Z" w16du:dateUtc="2026-03-18T09:38:00Z">
            <w:rPr>
              <w:lang w:val="fr-FR"/>
            </w:rPr>
          </w:rPrChange>
        </w:rPr>
        <w:t>I designed my metaverse booth for a Korean cosmetics brand, making sure the slogans fit the cultural context. (Student 7, Reflective Journal)</w:t>
      </w:r>
    </w:p>
    <w:p w14:paraId="57BB5A44" w14:textId="5C2F5318" w:rsidR="00445C4A" w:rsidRPr="000F5D13" w:rsidRDefault="00445C4A" w:rsidP="0060649E">
      <w:pPr>
        <w:ind w:leftChars="100" w:left="220"/>
        <w:rPr>
          <w:rPrChange w:id="366" w:author="Seongyong" w:date="2026-03-18T09:38:00Z" w16du:dateUtc="2026-03-18T09:38:00Z">
            <w:rPr>
              <w:lang w:val="fr-FR"/>
            </w:rPr>
          </w:rPrChange>
        </w:rPr>
      </w:pPr>
      <w:r w:rsidRPr="000F5D13">
        <w:rPr>
          <w:rPrChange w:id="367" w:author="Seongyong" w:date="2026-03-18T09:38:00Z" w16du:dateUtc="2026-03-18T09:38:00Z">
            <w:rPr>
              <w:lang w:val="fr-FR"/>
            </w:rPr>
          </w:rPrChange>
        </w:rPr>
        <w:t>When designing the slogans for our metaverse booth, I realized that simply translating persuasive expressions was not enough. I consider</w:t>
      </w:r>
      <w:r w:rsidR="00036C5F">
        <w:rPr>
          <w:rFonts w:eastAsia="맑은 고딕" w:hint="eastAsia"/>
          <w:lang w:eastAsia="ko-KR"/>
        </w:rPr>
        <w:t>ed</w:t>
      </w:r>
      <w:r w:rsidRPr="000F5D13">
        <w:rPr>
          <w:rPrChange w:id="368" w:author="Seongyong" w:date="2026-03-18T09:38:00Z" w16du:dateUtc="2026-03-18T09:38:00Z">
            <w:rPr>
              <w:lang w:val="fr-FR"/>
            </w:rPr>
          </w:rPrChange>
        </w:rPr>
        <w:t xml:space="preserve"> cultural expectations and how certain words might be interpreted differently by international audiences. (Student 11, Reflective Journal)</w:t>
      </w:r>
    </w:p>
    <w:p w14:paraId="4982BC9E" w14:textId="77777777" w:rsidR="00445C4A" w:rsidRPr="000F5D13" w:rsidRDefault="00445C4A" w:rsidP="00445C4A">
      <w:pPr>
        <w:rPr>
          <w:rPrChange w:id="369" w:author="Seongyong" w:date="2026-03-18T09:38:00Z" w16du:dateUtc="2026-03-18T09:38:00Z">
            <w:rPr>
              <w:lang w:val="fr-FR"/>
            </w:rPr>
          </w:rPrChange>
        </w:rPr>
      </w:pPr>
      <w:r w:rsidRPr="000F5D13">
        <w:rPr>
          <w:rPrChange w:id="370" w:author="Seongyong" w:date="2026-03-18T09:38:00Z" w16du:dateUtc="2026-03-18T09:38:00Z">
            <w:rPr>
              <w:lang w:val="fr-FR"/>
            </w:rPr>
          </w:rPrChange>
        </w:rPr>
        <w:t>Similarly, 11 participants reported framing their metaverse design decisions around the expectations of audiences from different linguistic and cultural backgrounds. This often involved adjusting tone, register, and visual layout to promote inclusivity and accessibility, thereby strengthening the persuasive appeal of their projects, as one student explained:</w:t>
      </w:r>
    </w:p>
    <w:p w14:paraId="3FD6849A" w14:textId="378AD20A" w:rsidR="00BF3464" w:rsidRPr="000F5D13" w:rsidRDefault="00445C4A" w:rsidP="0060649E">
      <w:pPr>
        <w:ind w:leftChars="100" w:left="220"/>
        <w:rPr>
          <w:rFonts w:eastAsia="맑은 고딕"/>
          <w:lang w:eastAsia="ko-KR"/>
          <w:rPrChange w:id="371" w:author="Seongyong" w:date="2026-03-18T09:38:00Z" w16du:dateUtc="2026-03-18T09:38:00Z">
            <w:rPr>
              <w:rFonts w:eastAsia="맑은 고딕"/>
              <w:lang w:val="fr-FR" w:eastAsia="ko-KR"/>
            </w:rPr>
          </w:rPrChange>
        </w:rPr>
      </w:pPr>
      <w:r w:rsidRPr="000F5D13">
        <w:rPr>
          <w:rPrChange w:id="372" w:author="Seongyong" w:date="2026-03-18T09:38:00Z" w16du:dateUtc="2026-03-18T09:38:00Z">
            <w:rPr>
              <w:lang w:val="fr-FR"/>
            </w:rPr>
          </w:rPrChange>
        </w:rPr>
        <w:t xml:space="preserve">I tailored the showroom and presentation style to match the expectations of international students who </w:t>
      </w:r>
      <w:r w:rsidRPr="000F5D13">
        <w:rPr>
          <w:rPrChange w:id="373" w:author="Seongyong" w:date="2026-03-18T09:38:00Z" w16du:dateUtc="2026-03-18T09:38:00Z">
            <w:rPr>
              <w:lang w:val="fr-FR"/>
            </w:rPr>
          </w:rPrChange>
        </w:rPr>
        <w:lastRenderedPageBreak/>
        <w:t>would potentially visit our virtual booth. (Student 3, Interview)</w:t>
      </w:r>
    </w:p>
    <w:p w14:paraId="7E9C106E" w14:textId="709F4640" w:rsidR="007F5B9B" w:rsidRPr="000F5D13" w:rsidRDefault="00107DF6" w:rsidP="007F5B9B">
      <w:pPr>
        <w:rPr>
          <w:rFonts w:ascii="Arial" w:eastAsia="Arial Unicode MS" w:hAnsi="Arial" w:cs="Arial"/>
          <w:b/>
          <w:i/>
          <w:rPrChange w:id="374" w:author="Seongyong" w:date="2026-03-18T09:38:00Z" w16du:dateUtc="2026-03-18T09:38:00Z">
            <w:rPr>
              <w:rFonts w:ascii="Arial" w:eastAsia="Arial Unicode MS" w:hAnsi="Arial" w:cs="Arial"/>
              <w:b/>
              <w:i/>
              <w:lang w:val="fr-FR"/>
            </w:rPr>
          </w:rPrChange>
        </w:rPr>
      </w:pPr>
      <w:r w:rsidRPr="000F5D13">
        <w:rPr>
          <w:rFonts w:ascii="Arial" w:eastAsia="Arial Unicode MS" w:hAnsi="Arial" w:cs="Arial"/>
          <w:b/>
          <w:i/>
          <w:rPrChange w:id="375" w:author="Seongyong" w:date="2026-03-18T09:38:00Z" w16du:dateUtc="2026-03-18T09:38:00Z">
            <w:rPr>
              <w:rFonts w:ascii="Arial" w:eastAsia="Arial Unicode MS" w:hAnsi="Arial" w:cs="Arial"/>
              <w:b/>
              <w:i/>
              <w:lang w:val="fr-FR"/>
            </w:rPr>
          </w:rPrChange>
        </w:rPr>
        <w:t>Refining CK through iterative, collaborative design processes</w:t>
      </w:r>
      <w:r w:rsidR="007F5B9B" w:rsidRPr="000F5D13">
        <w:rPr>
          <w:rFonts w:ascii="Arial" w:eastAsia="Arial Unicode MS" w:hAnsi="Arial" w:cs="Arial"/>
          <w:b/>
          <w:i/>
          <w:rPrChange w:id="376" w:author="Seongyong" w:date="2026-03-18T09:38:00Z" w16du:dateUtc="2026-03-18T09:38:00Z">
            <w:rPr>
              <w:rFonts w:ascii="Arial" w:eastAsia="Arial Unicode MS" w:hAnsi="Arial" w:cs="Arial"/>
              <w:b/>
              <w:i/>
              <w:lang w:val="fr-FR"/>
            </w:rPr>
          </w:rPrChange>
        </w:rPr>
        <w:t xml:space="preserve"> </w:t>
      </w:r>
    </w:p>
    <w:p w14:paraId="11D4D4C0" w14:textId="77777777" w:rsidR="00BD0839" w:rsidRPr="000F5D13" w:rsidRDefault="00BD0839" w:rsidP="00BD0839">
      <w:pPr>
        <w:rPr>
          <w:rPrChange w:id="377" w:author="Seongyong" w:date="2026-03-18T09:38:00Z" w16du:dateUtc="2026-03-18T09:38:00Z">
            <w:rPr>
              <w:lang w:val="fr-FR"/>
            </w:rPr>
          </w:rPrChange>
        </w:rPr>
      </w:pPr>
      <w:r w:rsidRPr="000F5D13">
        <w:rPr>
          <w:rPrChange w:id="378" w:author="Seongyong" w:date="2026-03-18T09:38:00Z" w16du:dateUtc="2026-03-18T09:38:00Z">
            <w:rPr>
              <w:lang w:val="fr-FR"/>
            </w:rPr>
          </w:rPrChange>
        </w:rPr>
        <w:t>Many participants (n = 16) emphasized the value of iterative design cycles in refining the application of CK to their artifacts. Rather than producing a single draft, they engaged in repeated cycles of ideation, prototyping, feedback, and revision, which deepened their engagement with principles such as discourse structuring, audience accommodation, and multimodal alignment. Peer and tutor feedback often prompted them to revisit earlier decisions, leading to the restructuring of discourse moves or multimodal arrangements. Regarding this, two students reflected:</w:t>
      </w:r>
    </w:p>
    <w:p w14:paraId="2CF294D4" w14:textId="77777777" w:rsidR="00BD0839" w:rsidRPr="000F5D13" w:rsidRDefault="00BD0839" w:rsidP="00BD0839">
      <w:pPr>
        <w:ind w:leftChars="100" w:left="220"/>
        <w:rPr>
          <w:rPrChange w:id="379" w:author="Seongyong" w:date="2026-03-18T09:38:00Z" w16du:dateUtc="2026-03-18T09:38:00Z">
            <w:rPr>
              <w:lang w:val="fr-FR"/>
            </w:rPr>
          </w:rPrChange>
        </w:rPr>
      </w:pPr>
      <w:r w:rsidRPr="000F5D13">
        <w:rPr>
          <w:rPrChange w:id="380" w:author="Seongyong" w:date="2026-03-18T09:38:00Z" w16du:dateUtc="2026-03-18T09:38:00Z">
            <w:rPr>
              <w:lang w:val="fr-FR"/>
            </w:rPr>
          </w:rPrChange>
        </w:rPr>
        <w:t>The process of drafting, feedback, and revision helped me connect the theoretical principles of the course with practical design choices more clearly. (Student 8, Reflective Journal)</w:t>
      </w:r>
    </w:p>
    <w:p w14:paraId="71446300" w14:textId="77777777" w:rsidR="00BD0839" w:rsidRPr="000F5D13" w:rsidRDefault="00BD0839" w:rsidP="00BD0839">
      <w:pPr>
        <w:ind w:leftChars="100" w:left="220"/>
        <w:rPr>
          <w:rPrChange w:id="381" w:author="Seongyong" w:date="2026-03-18T09:38:00Z" w16du:dateUtc="2026-03-18T09:38:00Z">
            <w:rPr>
              <w:lang w:val="fr-FR"/>
            </w:rPr>
          </w:rPrChange>
        </w:rPr>
      </w:pPr>
      <w:r w:rsidRPr="000F5D13">
        <w:rPr>
          <w:rPrChange w:id="382" w:author="Seongyong" w:date="2026-03-18T09:38:00Z" w16du:dateUtc="2026-03-18T09:38:00Z">
            <w:rPr>
              <w:lang w:val="fr-FR"/>
            </w:rPr>
          </w:rPrChange>
        </w:rPr>
        <w:t>Peer feedback showed me that my initial discourse moves did not match the audience’s expectations, so I revised my strategy to create a more persuasive flow. (S14, Reflective Journal)</w:t>
      </w:r>
    </w:p>
    <w:p w14:paraId="6796FCF8" w14:textId="76DB096C" w:rsidR="00BD0839" w:rsidRPr="000F5D13" w:rsidRDefault="00BD0839" w:rsidP="00BD0839">
      <w:pPr>
        <w:rPr>
          <w:rPrChange w:id="383" w:author="Seongyong" w:date="2026-03-18T09:38:00Z" w16du:dateUtc="2026-03-18T09:38:00Z">
            <w:rPr>
              <w:lang w:val="fr-FR"/>
            </w:rPr>
          </w:rPrChange>
        </w:rPr>
      </w:pPr>
      <w:r w:rsidRPr="000F5D13">
        <w:rPr>
          <w:rPrChange w:id="384" w:author="Seongyong" w:date="2026-03-18T09:38:00Z" w16du:dateUtc="2026-03-18T09:38:00Z">
            <w:rPr>
              <w:lang w:val="fr-FR"/>
            </w:rPr>
          </w:rPrChange>
        </w:rPr>
        <w:t xml:space="preserve">In addition, 12 participants reported </w:t>
      </w:r>
      <w:del w:id="385" w:author="Seongyong" w:date="2026-03-18T13:44:00Z" w16du:dateUtc="2026-03-18T13:44:00Z">
        <w:r w:rsidRPr="000F5D13" w:rsidDel="00964F7C">
          <w:rPr>
            <w:rPrChange w:id="386" w:author="Seongyong" w:date="2026-03-18T09:38:00Z" w16du:dateUtc="2026-03-18T09:38:00Z">
              <w:rPr>
                <w:lang w:val="fr-FR"/>
              </w:rPr>
            </w:rPrChange>
          </w:rPr>
          <w:delText>experimenting with</w:delText>
        </w:r>
      </w:del>
      <w:ins w:id="387" w:author="Seongyong" w:date="2026-03-18T13:44:00Z" w16du:dateUtc="2026-03-18T13:44:00Z">
        <w:r w:rsidR="00964F7C">
          <w:rPr>
            <w:rFonts w:eastAsia="맑은 고딕" w:hint="eastAsia"/>
            <w:lang w:eastAsia="ko-KR"/>
          </w:rPr>
          <w:t>trying</w:t>
        </w:r>
      </w:ins>
      <w:r w:rsidRPr="000F5D13">
        <w:rPr>
          <w:rPrChange w:id="388" w:author="Seongyong" w:date="2026-03-18T09:38:00Z" w16du:dateUtc="2026-03-18T09:38:00Z">
            <w:rPr>
              <w:lang w:val="fr-FR"/>
            </w:rPr>
          </w:rPrChange>
        </w:rPr>
        <w:t xml:space="preserve"> multiple discourse and genre strategies to operationalize CK in their brands and showrooms. By testing variations in tone, design structure, and sequencing of showroom elements, they compared alternative GenAI outputs and selected the most persuasive versions:</w:t>
      </w:r>
    </w:p>
    <w:p w14:paraId="2673AD9B" w14:textId="77777777" w:rsidR="00BD0839" w:rsidRPr="000F5D13" w:rsidRDefault="00BD0839" w:rsidP="00BD0839">
      <w:pPr>
        <w:ind w:leftChars="100" w:left="220"/>
        <w:rPr>
          <w:rPrChange w:id="389" w:author="Seongyong" w:date="2026-03-18T09:38:00Z" w16du:dateUtc="2026-03-18T09:38:00Z">
            <w:rPr>
              <w:lang w:val="fr-FR"/>
            </w:rPr>
          </w:rPrChange>
        </w:rPr>
      </w:pPr>
      <w:r w:rsidRPr="000F5D13">
        <w:rPr>
          <w:rPrChange w:id="390" w:author="Seongyong" w:date="2026-03-18T09:38:00Z" w16du:dateUtc="2026-03-18T09:38:00Z">
            <w:rPr>
              <w:lang w:val="fr-FR"/>
            </w:rPr>
          </w:rPrChange>
        </w:rPr>
        <w:t xml:space="preserve">I used </w:t>
      </w:r>
      <w:proofErr w:type="spellStart"/>
      <w:r w:rsidRPr="000F5D13">
        <w:rPr>
          <w:rPrChange w:id="391" w:author="Seongyong" w:date="2026-03-18T09:38:00Z" w16du:dateUtc="2026-03-18T09:38:00Z">
            <w:rPr>
              <w:lang w:val="fr-FR"/>
            </w:rPr>
          </w:rPrChange>
        </w:rPr>
        <w:t>ChatGLM</w:t>
      </w:r>
      <w:proofErr w:type="spellEnd"/>
      <w:r w:rsidRPr="000F5D13">
        <w:rPr>
          <w:rPrChange w:id="392" w:author="Seongyong" w:date="2026-03-18T09:38:00Z" w16du:dateUtc="2026-03-18T09:38:00Z">
            <w:rPr>
              <w:lang w:val="fr-FR"/>
            </w:rPr>
          </w:rPrChange>
        </w:rPr>
        <w:t xml:space="preserve"> to generate brand taglines and messages, then refined them to match the tone and persuasive styles we learned in the course, such as puns and translanguaging. (Student 15, Interview)</w:t>
      </w:r>
    </w:p>
    <w:p w14:paraId="41AC0080" w14:textId="6232B7DB" w:rsidR="007F5B9B" w:rsidRPr="000F5D13" w:rsidRDefault="00BD0839" w:rsidP="00BD0839">
      <w:pPr>
        <w:ind w:leftChars="100" w:left="220"/>
        <w:rPr>
          <w:rFonts w:eastAsia="맑은 고딕"/>
          <w:lang w:eastAsia="ko-KR"/>
          <w:rPrChange w:id="393" w:author="Seongyong" w:date="2026-03-18T09:38:00Z" w16du:dateUtc="2026-03-18T09:38:00Z">
            <w:rPr>
              <w:rFonts w:eastAsia="맑은 고딕"/>
              <w:lang w:val="fr-FR" w:eastAsia="ko-KR"/>
            </w:rPr>
          </w:rPrChange>
        </w:rPr>
      </w:pPr>
      <w:r w:rsidRPr="000F5D13">
        <w:rPr>
          <w:rPrChange w:id="394" w:author="Seongyong" w:date="2026-03-18T09:38:00Z" w16du:dateUtc="2026-03-18T09:38:00Z">
            <w:rPr>
              <w:lang w:val="fr-FR"/>
            </w:rPr>
          </w:rPrChange>
        </w:rPr>
        <w:t xml:space="preserve">I </w:t>
      </w:r>
      <w:proofErr w:type="gramStart"/>
      <w:r w:rsidRPr="000F5D13">
        <w:rPr>
          <w:rPrChange w:id="395" w:author="Seongyong" w:date="2026-03-18T09:38:00Z" w16du:dateUtc="2026-03-18T09:38:00Z">
            <w:rPr>
              <w:lang w:val="fr-FR"/>
            </w:rPr>
          </w:rPrChange>
        </w:rPr>
        <w:t>created</w:t>
      </w:r>
      <w:proofErr w:type="gramEnd"/>
      <w:r w:rsidRPr="000F5D13">
        <w:rPr>
          <w:rPrChange w:id="396" w:author="Seongyong" w:date="2026-03-18T09:38:00Z" w16du:dateUtc="2026-03-18T09:38:00Z">
            <w:rPr>
              <w:lang w:val="fr-FR"/>
            </w:rPr>
          </w:rPrChange>
        </w:rPr>
        <w:t xml:space="preserve"> two alternative opening sections to see which would engage the audience more effectively. (Student 5, Reflective Journal</w:t>
      </w:r>
      <w:r w:rsidR="00BD2D20" w:rsidRPr="000F5D13">
        <w:rPr>
          <w:rFonts w:eastAsia="맑은 고딕"/>
          <w:lang w:eastAsia="ko-KR"/>
          <w:rPrChange w:id="397" w:author="Seongyong" w:date="2026-03-18T09:38:00Z" w16du:dateUtc="2026-03-18T09:38:00Z">
            <w:rPr>
              <w:rFonts w:eastAsia="맑은 고딕"/>
              <w:lang w:val="fr-FR" w:eastAsia="ko-KR"/>
            </w:rPr>
          </w:rPrChange>
        </w:rPr>
        <w:t>)</w:t>
      </w:r>
    </w:p>
    <w:p w14:paraId="057B845B" w14:textId="13A867BE" w:rsidR="00C57D8C" w:rsidRPr="000F5D13" w:rsidRDefault="000E59C9" w:rsidP="00C57D8C">
      <w:pPr>
        <w:rPr>
          <w:rFonts w:ascii="Arial" w:eastAsia="Arial Unicode MS" w:hAnsi="Arial" w:cs="Arial"/>
          <w:b/>
          <w:i/>
          <w:rPrChange w:id="398" w:author="Seongyong" w:date="2026-03-18T09:38:00Z" w16du:dateUtc="2026-03-18T09:38:00Z">
            <w:rPr>
              <w:rFonts w:ascii="Arial" w:eastAsia="Arial Unicode MS" w:hAnsi="Arial" w:cs="Arial"/>
              <w:b/>
              <w:i/>
              <w:lang w:val="fr-FR"/>
            </w:rPr>
          </w:rPrChange>
        </w:rPr>
      </w:pPr>
      <w:r w:rsidRPr="000F5D13">
        <w:rPr>
          <w:rFonts w:ascii="Arial" w:eastAsia="Arial Unicode MS" w:hAnsi="Arial" w:cs="Arial"/>
          <w:b/>
          <w:i/>
          <w:rPrChange w:id="399" w:author="Seongyong" w:date="2026-03-18T09:38:00Z" w16du:dateUtc="2026-03-18T09:38:00Z">
            <w:rPr>
              <w:rFonts w:ascii="Arial" w:eastAsia="Arial Unicode MS" w:hAnsi="Arial" w:cs="Arial"/>
              <w:b/>
              <w:i/>
              <w:lang w:val="fr-FR"/>
            </w:rPr>
          </w:rPrChange>
        </w:rPr>
        <w:t>GenAI affordances: Expanding CK through the strategic use of GenAI affordances</w:t>
      </w:r>
      <w:r w:rsidR="00C57D8C" w:rsidRPr="000F5D13">
        <w:rPr>
          <w:rFonts w:ascii="Arial" w:eastAsia="Arial Unicode MS" w:hAnsi="Arial" w:cs="Arial"/>
          <w:b/>
          <w:i/>
          <w:rPrChange w:id="400" w:author="Seongyong" w:date="2026-03-18T09:38:00Z" w16du:dateUtc="2026-03-18T09:38:00Z">
            <w:rPr>
              <w:rFonts w:ascii="Arial" w:eastAsia="Arial Unicode MS" w:hAnsi="Arial" w:cs="Arial"/>
              <w:b/>
              <w:i/>
              <w:lang w:val="fr-FR"/>
            </w:rPr>
          </w:rPrChange>
        </w:rPr>
        <w:t xml:space="preserve"> </w:t>
      </w:r>
    </w:p>
    <w:p w14:paraId="5D64626E" w14:textId="395F8645" w:rsidR="000253D0" w:rsidRPr="000F5D13" w:rsidRDefault="000253D0" w:rsidP="000253D0">
      <w:pPr>
        <w:rPr>
          <w:rPrChange w:id="401" w:author="Seongyong" w:date="2026-03-18T09:38:00Z" w16du:dateUtc="2026-03-18T09:38:00Z">
            <w:rPr>
              <w:lang w:val="fr-FR"/>
            </w:rPr>
          </w:rPrChange>
        </w:rPr>
      </w:pPr>
      <w:r w:rsidRPr="000F5D13">
        <w:rPr>
          <w:rPrChange w:id="402" w:author="Seongyong" w:date="2026-03-18T09:38:00Z" w16du:dateUtc="2026-03-18T09:38:00Z">
            <w:rPr>
              <w:lang w:val="fr-FR"/>
            </w:rPr>
          </w:rPrChange>
        </w:rPr>
        <w:t xml:space="preserve">Participants (n = 18) reported using diverse GenAI affordances in their brand and showroom designs, from content generation to cognitive support in brainstorming, expanding their discourse strategies, stylistic choices, and genre structures. </w:t>
      </w:r>
      <w:del w:id="403" w:author="Seongyong" w:date="2026-03-18T13:48:00Z" w16du:dateUtc="2026-03-18T13:48:00Z">
        <w:r w:rsidRPr="000F5D13" w:rsidDel="00EC7A54">
          <w:rPr>
            <w:rPrChange w:id="404" w:author="Seongyong" w:date="2026-03-18T09:38:00Z" w16du:dateUtc="2026-03-18T09:38:00Z">
              <w:rPr>
                <w:lang w:val="fr-FR"/>
              </w:rPr>
            </w:rPrChange>
          </w:rPr>
          <w:delText xml:space="preserve">Strategic </w:delText>
        </w:r>
      </w:del>
      <w:ins w:id="405" w:author="Seongyong" w:date="2026-03-18T13:48:00Z" w16du:dateUtc="2026-03-18T13:48:00Z">
        <w:r w:rsidR="00EC7A54">
          <w:rPr>
            <w:rFonts w:eastAsia="맑은 고딕" w:hint="eastAsia"/>
            <w:lang w:eastAsia="ko-KR"/>
          </w:rPr>
          <w:t>They</w:t>
        </w:r>
        <w:r w:rsidR="008E184E">
          <w:rPr>
            <w:rFonts w:eastAsia="맑은 고딕" w:hint="eastAsia"/>
            <w:lang w:eastAsia="ko-KR"/>
          </w:rPr>
          <w:t xml:space="preserve"> relied on </w:t>
        </w:r>
      </w:ins>
      <w:r w:rsidRPr="000F5D13">
        <w:rPr>
          <w:rPrChange w:id="406" w:author="Seongyong" w:date="2026-03-18T09:38:00Z" w16du:dateUtc="2026-03-18T09:38:00Z">
            <w:rPr>
              <w:lang w:val="fr-FR"/>
            </w:rPr>
          </w:rPrChange>
        </w:rPr>
        <w:t>prompt engineering</w:t>
      </w:r>
      <w:ins w:id="407" w:author="Seongyong" w:date="2026-03-18T13:48:00Z" w16du:dateUtc="2026-03-18T13:48:00Z">
        <w:r w:rsidR="008E184E">
          <w:rPr>
            <w:rFonts w:eastAsia="맑은 고딕" w:hint="eastAsia"/>
            <w:lang w:eastAsia="ko-KR"/>
          </w:rPr>
          <w:t xml:space="preserve"> techniques</w:t>
        </w:r>
      </w:ins>
      <w:r w:rsidRPr="000F5D13">
        <w:rPr>
          <w:rPrChange w:id="408" w:author="Seongyong" w:date="2026-03-18T09:38:00Z" w16du:dateUtc="2026-03-18T09:38:00Z">
            <w:rPr>
              <w:lang w:val="fr-FR"/>
            </w:rPr>
          </w:rPrChange>
        </w:rPr>
        <w:t xml:space="preserve">, selective adoption, and </w:t>
      </w:r>
      <w:del w:id="409" w:author="Seongyong" w:date="2026-03-18T13:48:00Z" w16du:dateUtc="2026-03-18T13:48:00Z">
        <w:r w:rsidRPr="000F5D13" w:rsidDel="008E184E">
          <w:rPr>
            <w:rPrChange w:id="410" w:author="Seongyong" w:date="2026-03-18T09:38:00Z" w16du:dateUtc="2026-03-18T09:38:00Z">
              <w:rPr>
                <w:lang w:val="fr-FR"/>
              </w:rPr>
            </w:rPrChange>
          </w:rPr>
          <w:delText xml:space="preserve">iterative </w:delText>
        </w:r>
      </w:del>
      <w:ins w:id="411" w:author="Seongyong" w:date="2026-03-18T13:48:00Z" w16du:dateUtc="2026-03-18T13:48:00Z">
        <w:r w:rsidR="008E184E">
          <w:rPr>
            <w:rFonts w:eastAsia="맑은 고딕" w:hint="eastAsia"/>
            <w:lang w:eastAsia="ko-KR"/>
          </w:rPr>
          <w:t xml:space="preserve">repeated </w:t>
        </w:r>
      </w:ins>
      <w:r w:rsidRPr="000F5D13">
        <w:rPr>
          <w:rPrChange w:id="412" w:author="Seongyong" w:date="2026-03-18T09:38:00Z" w16du:dateUtc="2026-03-18T09:38:00Z">
            <w:rPr>
              <w:lang w:val="fr-FR"/>
            </w:rPr>
          </w:rPrChange>
        </w:rPr>
        <w:t xml:space="preserve">refinement </w:t>
      </w:r>
      <w:del w:id="413" w:author="Seongyong" w:date="2026-03-18T13:48:00Z" w16du:dateUtc="2026-03-18T13:48:00Z">
        <w:r w:rsidRPr="000F5D13" w:rsidDel="008E184E">
          <w:rPr>
            <w:rPrChange w:id="414" w:author="Seongyong" w:date="2026-03-18T09:38:00Z" w16du:dateUtc="2026-03-18T09:38:00Z">
              <w:rPr>
                <w:lang w:val="fr-FR"/>
              </w:rPr>
            </w:rPrChange>
          </w:rPr>
          <w:delText xml:space="preserve">enabled them </w:delText>
        </w:r>
      </w:del>
      <w:r w:rsidRPr="000F5D13">
        <w:rPr>
          <w:rPrChange w:id="415" w:author="Seongyong" w:date="2026-03-18T09:38:00Z" w16du:dateUtc="2026-03-18T09:38:00Z">
            <w:rPr>
              <w:lang w:val="fr-FR"/>
            </w:rPr>
          </w:rPrChange>
        </w:rPr>
        <w:t>to align GenAI outputs with the persuasive and genre-specific goals of the project. One student explained:</w:t>
      </w:r>
    </w:p>
    <w:p w14:paraId="6F20F6FE" w14:textId="77777777" w:rsidR="000253D0" w:rsidRPr="000F5D13" w:rsidRDefault="000253D0" w:rsidP="000253D0">
      <w:pPr>
        <w:ind w:leftChars="100" w:left="220"/>
        <w:rPr>
          <w:rPrChange w:id="416" w:author="Seongyong" w:date="2026-03-18T09:38:00Z" w16du:dateUtc="2026-03-18T09:38:00Z">
            <w:rPr>
              <w:lang w:val="fr-FR"/>
            </w:rPr>
          </w:rPrChange>
        </w:rPr>
      </w:pPr>
      <w:r w:rsidRPr="000F5D13">
        <w:rPr>
          <w:rPrChange w:id="417" w:author="Seongyong" w:date="2026-03-18T09:38:00Z" w16du:dateUtc="2026-03-18T09:38:00Z">
            <w:rPr>
              <w:lang w:val="fr-FR"/>
            </w:rPr>
          </w:rPrChange>
        </w:rPr>
        <w:t xml:space="preserve">I used </w:t>
      </w:r>
      <w:proofErr w:type="spellStart"/>
      <w:r w:rsidRPr="000F5D13">
        <w:rPr>
          <w:rPrChange w:id="418" w:author="Seongyong" w:date="2026-03-18T09:38:00Z" w16du:dateUtc="2026-03-18T09:38:00Z">
            <w:rPr>
              <w:lang w:val="fr-FR"/>
            </w:rPr>
          </w:rPrChange>
        </w:rPr>
        <w:t>ChatGLM</w:t>
      </w:r>
      <w:proofErr w:type="spellEnd"/>
      <w:r w:rsidRPr="000F5D13">
        <w:rPr>
          <w:rPrChange w:id="419" w:author="Seongyong" w:date="2026-03-18T09:38:00Z" w16du:dateUtc="2026-03-18T09:38:00Z">
            <w:rPr>
              <w:lang w:val="fr-FR"/>
            </w:rPr>
          </w:rPrChange>
        </w:rPr>
        <w:t xml:space="preserve"> to generate alternative introductions and then refined them to match genre principles. For example, I revised a slogan to add my own style with translanguaging and </w:t>
      </w:r>
      <w:proofErr w:type="gramStart"/>
      <w:r w:rsidRPr="000F5D13">
        <w:rPr>
          <w:rPrChange w:id="420" w:author="Seongyong" w:date="2026-03-18T09:38:00Z" w16du:dateUtc="2026-03-18T09:38:00Z">
            <w:rPr>
              <w:lang w:val="fr-FR"/>
            </w:rPr>
          </w:rPrChange>
        </w:rPr>
        <w:t>Chinese–English</w:t>
      </w:r>
      <w:proofErr w:type="gramEnd"/>
      <w:r w:rsidRPr="000F5D13">
        <w:rPr>
          <w:rPrChange w:id="421" w:author="Seongyong" w:date="2026-03-18T09:38:00Z" w16du:dateUtc="2026-03-18T09:38:00Z">
            <w:rPr>
              <w:lang w:val="fr-FR"/>
            </w:rPr>
          </w:rPrChange>
        </w:rPr>
        <w:t xml:space="preserve"> puns. (Student 21, Reflective Journal)</w:t>
      </w:r>
    </w:p>
    <w:p w14:paraId="5EB050BA" w14:textId="77193DBB" w:rsidR="000253D0" w:rsidRPr="000F5D13" w:rsidRDefault="000253D0" w:rsidP="000253D0">
      <w:pPr>
        <w:rPr>
          <w:rPrChange w:id="422" w:author="Seongyong" w:date="2026-03-18T09:38:00Z" w16du:dateUtc="2026-03-18T09:38:00Z">
            <w:rPr>
              <w:lang w:val="fr-FR"/>
            </w:rPr>
          </w:rPrChange>
        </w:rPr>
      </w:pPr>
      <w:del w:id="423" w:author="Seongyong" w:date="2026-03-18T13:49:00Z" w16du:dateUtc="2026-03-18T13:49:00Z">
        <w:r w:rsidRPr="000F5D13" w:rsidDel="008E184E">
          <w:rPr>
            <w:rPrChange w:id="424" w:author="Seongyong" w:date="2026-03-18T09:38:00Z" w16du:dateUtc="2026-03-18T09:38:00Z">
              <w:rPr>
                <w:lang w:val="fr-FR"/>
              </w:rPr>
            </w:rPrChange>
          </w:rPr>
          <w:delText xml:space="preserve">The </w:delText>
        </w:r>
      </w:del>
      <w:ins w:id="425" w:author="Seongyong" w:date="2026-03-18T13:49:00Z" w16du:dateUtc="2026-03-18T13:49:00Z">
        <w:r w:rsidR="008E184E">
          <w:rPr>
            <w:rFonts w:eastAsia="맑은 고딕" w:hint="eastAsia"/>
            <w:lang w:eastAsia="ko-KR"/>
          </w:rPr>
          <w:t xml:space="preserve">Eleven </w:t>
        </w:r>
      </w:ins>
      <w:r w:rsidRPr="000F5D13">
        <w:rPr>
          <w:rPrChange w:id="426" w:author="Seongyong" w:date="2026-03-18T09:38:00Z" w16du:dateUtc="2026-03-18T09:38:00Z">
            <w:rPr>
              <w:lang w:val="fr-FR"/>
            </w:rPr>
          </w:rPrChange>
        </w:rPr>
        <w:t xml:space="preserve">participants </w:t>
      </w:r>
      <w:del w:id="427" w:author="Seongyong" w:date="2026-03-18T13:49:00Z" w16du:dateUtc="2026-03-18T13:49:00Z">
        <w:r w:rsidRPr="000F5D13" w:rsidDel="00B213C1">
          <w:rPr>
            <w:rPrChange w:id="428" w:author="Seongyong" w:date="2026-03-18T09:38:00Z" w16du:dateUtc="2026-03-18T09:38:00Z">
              <w:rPr>
                <w:lang w:val="fr-FR"/>
              </w:rPr>
            </w:rPrChange>
          </w:rPr>
          <w:delText xml:space="preserve">(n = 11) also </w:delText>
        </w:r>
      </w:del>
      <w:ins w:id="429" w:author="Seongyong" w:date="2026-03-18T13:49:00Z" w16du:dateUtc="2026-03-18T13:49:00Z">
        <w:r w:rsidR="00B213C1">
          <w:rPr>
            <w:rFonts w:eastAsia="맑은 고딕" w:hint="eastAsia"/>
            <w:lang w:eastAsia="ko-KR"/>
          </w:rPr>
          <w:t xml:space="preserve">further </w:t>
        </w:r>
      </w:ins>
      <w:del w:id="430" w:author="Seongyong" w:date="2026-03-18T13:49:00Z" w16du:dateUtc="2026-03-18T13:49:00Z">
        <w:r w:rsidRPr="000F5D13" w:rsidDel="00B213C1">
          <w:rPr>
            <w:rPrChange w:id="431" w:author="Seongyong" w:date="2026-03-18T09:38:00Z" w16du:dateUtc="2026-03-18T09:38:00Z">
              <w:rPr>
                <w:lang w:val="fr-FR"/>
              </w:rPr>
            </w:rPrChange>
          </w:rPr>
          <w:delText xml:space="preserve">treated </w:delText>
        </w:r>
      </w:del>
      <w:ins w:id="432" w:author="Seongyong" w:date="2026-03-18T13:49:00Z" w16du:dateUtc="2026-03-18T13:49:00Z">
        <w:r w:rsidR="00B213C1">
          <w:rPr>
            <w:rFonts w:eastAsia="맑은 고딕" w:hint="eastAsia"/>
            <w:lang w:eastAsia="ko-KR"/>
          </w:rPr>
          <w:t xml:space="preserve">utilized </w:t>
        </w:r>
      </w:ins>
      <w:r w:rsidRPr="000F5D13">
        <w:rPr>
          <w:rPrChange w:id="433" w:author="Seongyong" w:date="2026-03-18T09:38:00Z" w16du:dateUtc="2026-03-18T09:38:00Z">
            <w:rPr>
              <w:lang w:val="fr-FR"/>
            </w:rPr>
          </w:rPrChange>
        </w:rPr>
        <w:t>GenAI as a feedback provider, selectively adopting its suggestions to improve their work. Sometimes they accepted recommendations; at other times they rejected them but refined their drafts using the insights gained, as two students explained:</w:t>
      </w:r>
    </w:p>
    <w:p w14:paraId="2D15E37C" w14:textId="77777777" w:rsidR="000253D0" w:rsidRPr="000F5D13" w:rsidRDefault="000253D0" w:rsidP="000253D0">
      <w:pPr>
        <w:ind w:leftChars="100" w:left="220"/>
        <w:rPr>
          <w:rPrChange w:id="434" w:author="Seongyong" w:date="2026-03-18T09:38:00Z" w16du:dateUtc="2026-03-18T09:38:00Z">
            <w:rPr>
              <w:lang w:val="fr-FR"/>
            </w:rPr>
          </w:rPrChange>
        </w:rPr>
      </w:pPr>
      <w:proofErr w:type="spellStart"/>
      <w:r w:rsidRPr="000F5D13">
        <w:rPr>
          <w:rPrChange w:id="435" w:author="Seongyong" w:date="2026-03-18T09:38:00Z" w16du:dateUtc="2026-03-18T09:38:00Z">
            <w:rPr>
              <w:lang w:val="fr-FR"/>
            </w:rPr>
          </w:rPrChange>
        </w:rPr>
        <w:t>ChatGLM</w:t>
      </w:r>
      <w:proofErr w:type="spellEnd"/>
      <w:r w:rsidRPr="000F5D13">
        <w:rPr>
          <w:rPrChange w:id="436" w:author="Seongyong" w:date="2026-03-18T09:38:00Z" w16du:dateUtc="2026-03-18T09:38:00Z">
            <w:rPr>
              <w:lang w:val="fr-FR"/>
            </w:rPr>
          </w:rPrChange>
        </w:rPr>
        <w:t xml:space="preserve"> suggested a more concise headline than my first draft, which I revised to fit the persuasive structure of our genre. It worked well in the end. (Student 6, Interview)</w:t>
      </w:r>
    </w:p>
    <w:p w14:paraId="3BC4E5D0" w14:textId="77777777" w:rsidR="000253D0" w:rsidRPr="000F5D13" w:rsidRDefault="000253D0" w:rsidP="000253D0">
      <w:pPr>
        <w:ind w:leftChars="100" w:left="220"/>
        <w:rPr>
          <w:rPrChange w:id="437" w:author="Seongyong" w:date="2026-03-18T09:38:00Z" w16du:dateUtc="2026-03-18T09:38:00Z">
            <w:rPr>
              <w:lang w:val="fr-FR"/>
            </w:rPr>
          </w:rPrChange>
        </w:rPr>
      </w:pPr>
      <w:proofErr w:type="spellStart"/>
      <w:r w:rsidRPr="000F5D13">
        <w:rPr>
          <w:rPrChange w:id="438" w:author="Seongyong" w:date="2026-03-18T09:38:00Z" w16du:dateUtc="2026-03-18T09:38:00Z">
            <w:rPr>
              <w:lang w:val="fr-FR"/>
            </w:rPr>
          </w:rPrChange>
        </w:rPr>
        <w:t>ChatGLM</w:t>
      </w:r>
      <w:proofErr w:type="spellEnd"/>
      <w:r w:rsidRPr="000F5D13">
        <w:rPr>
          <w:rPrChange w:id="439" w:author="Seongyong" w:date="2026-03-18T09:38:00Z" w16du:dateUtc="2026-03-18T09:38:00Z">
            <w:rPr>
              <w:lang w:val="fr-FR"/>
            </w:rPr>
          </w:rPrChange>
        </w:rPr>
        <w:t xml:space="preserve"> helped me make multiple versions of introductions very quickly. However, by looking at several alternatives side by side, I rejected some of them, acknowledging genre differences, such as how much background information was appropriate for this type of promotional discourse. (Student 13, Interview)</w:t>
      </w:r>
    </w:p>
    <w:p w14:paraId="6E9142D0" w14:textId="0BB12745" w:rsidR="00C57D8C" w:rsidRPr="000F5D13" w:rsidRDefault="000253D0" w:rsidP="000253D0">
      <w:pPr>
        <w:rPr>
          <w:rPrChange w:id="440" w:author="Seongyong" w:date="2026-03-18T09:38:00Z" w16du:dateUtc="2026-03-18T09:38:00Z">
            <w:rPr>
              <w:lang w:val="fr-FR"/>
            </w:rPr>
          </w:rPrChange>
        </w:rPr>
      </w:pPr>
      <w:r w:rsidRPr="000F5D13">
        <w:rPr>
          <w:rPrChange w:id="441" w:author="Seongyong" w:date="2026-03-18T09:38:00Z" w16du:dateUtc="2026-03-18T09:38:00Z">
            <w:rPr>
              <w:lang w:val="fr-FR"/>
            </w:rPr>
          </w:rPrChange>
        </w:rPr>
        <w:t>These processes show how GenAI’s affordances, when critically employed, broadened the range and depth of participants’ CK application in their design projects.</w:t>
      </w:r>
    </w:p>
    <w:p w14:paraId="3CA387B7" w14:textId="2DE6B328" w:rsidR="00C57D8C" w:rsidRPr="000F5D13" w:rsidRDefault="00690C8F" w:rsidP="00C57D8C">
      <w:pPr>
        <w:rPr>
          <w:rFonts w:ascii="Arial" w:eastAsia="Arial Unicode MS" w:hAnsi="Arial" w:cs="Arial"/>
          <w:b/>
          <w:i/>
          <w:rPrChange w:id="442" w:author="Seongyong" w:date="2026-03-18T09:38:00Z" w16du:dateUtc="2026-03-18T09:38:00Z">
            <w:rPr>
              <w:rFonts w:ascii="Arial" w:eastAsia="Arial Unicode MS" w:hAnsi="Arial" w:cs="Arial"/>
              <w:b/>
              <w:i/>
              <w:lang w:val="fr-FR"/>
            </w:rPr>
          </w:rPrChange>
        </w:rPr>
      </w:pPr>
      <w:r w:rsidRPr="000F5D13">
        <w:rPr>
          <w:rFonts w:ascii="Arial" w:eastAsia="Arial Unicode MS" w:hAnsi="Arial" w:cs="Arial"/>
          <w:b/>
          <w:i/>
          <w:rPrChange w:id="443" w:author="Seongyong" w:date="2026-03-18T09:38:00Z" w16du:dateUtc="2026-03-18T09:38:00Z">
            <w:rPr>
              <w:rFonts w:ascii="Arial" w:eastAsia="Arial Unicode MS" w:hAnsi="Arial" w:cs="Arial"/>
              <w:b/>
              <w:i/>
              <w:lang w:val="fr-FR"/>
            </w:rPr>
          </w:rPrChange>
        </w:rPr>
        <w:t xml:space="preserve">Metaverse </w:t>
      </w:r>
      <w:r w:rsidR="006D1A1E" w:rsidRPr="000F5D13">
        <w:rPr>
          <w:rFonts w:ascii="Arial" w:eastAsia="Arial Unicode MS" w:hAnsi="Arial" w:cs="Arial"/>
          <w:b/>
          <w:i/>
          <w:lang w:eastAsia="ko-KR"/>
          <w:rPrChange w:id="444" w:author="Seongyong" w:date="2026-03-18T09:38:00Z" w16du:dateUtc="2026-03-18T09:38:00Z">
            <w:rPr>
              <w:rFonts w:ascii="Arial" w:eastAsia="Arial Unicode MS" w:hAnsi="Arial" w:cs="Arial"/>
              <w:b/>
              <w:i/>
              <w:lang w:val="fr-FR" w:eastAsia="ko-KR"/>
            </w:rPr>
          </w:rPrChange>
        </w:rPr>
        <w:t>a</w:t>
      </w:r>
      <w:r w:rsidRPr="000F5D13">
        <w:rPr>
          <w:rFonts w:ascii="Arial" w:eastAsia="Arial Unicode MS" w:hAnsi="Arial" w:cs="Arial"/>
          <w:b/>
          <w:i/>
          <w:rPrChange w:id="445" w:author="Seongyong" w:date="2026-03-18T09:38:00Z" w16du:dateUtc="2026-03-18T09:38:00Z">
            <w:rPr>
              <w:rFonts w:ascii="Arial" w:eastAsia="Arial Unicode MS" w:hAnsi="Arial" w:cs="Arial"/>
              <w:b/>
              <w:i/>
              <w:lang w:val="fr-FR"/>
            </w:rPr>
          </w:rPrChange>
        </w:rPr>
        <w:t>ffordances: Applying CK for crafting immersive, multimodal showrooms</w:t>
      </w:r>
      <w:r w:rsidR="00C57D8C" w:rsidRPr="000F5D13">
        <w:rPr>
          <w:rFonts w:ascii="Arial" w:eastAsia="Arial Unicode MS" w:hAnsi="Arial" w:cs="Arial"/>
          <w:b/>
          <w:i/>
          <w:rPrChange w:id="446" w:author="Seongyong" w:date="2026-03-18T09:38:00Z" w16du:dateUtc="2026-03-18T09:38:00Z">
            <w:rPr>
              <w:rFonts w:ascii="Arial" w:eastAsia="Arial Unicode MS" w:hAnsi="Arial" w:cs="Arial"/>
              <w:b/>
              <w:i/>
              <w:lang w:val="fr-FR"/>
            </w:rPr>
          </w:rPrChange>
        </w:rPr>
        <w:t xml:space="preserve"> </w:t>
      </w:r>
    </w:p>
    <w:p w14:paraId="2107AE4A" w14:textId="77777777" w:rsidR="00B7077F" w:rsidRPr="000F5D13" w:rsidRDefault="00B7077F" w:rsidP="006D1A1E">
      <w:pPr>
        <w:rPr>
          <w:rPrChange w:id="447" w:author="Seongyong" w:date="2026-03-18T09:38:00Z" w16du:dateUtc="2026-03-18T09:38:00Z">
            <w:rPr>
              <w:lang w:val="fr-FR"/>
            </w:rPr>
          </w:rPrChange>
        </w:rPr>
      </w:pPr>
      <w:r w:rsidRPr="000F5D13">
        <w:rPr>
          <w:rPrChange w:id="448" w:author="Seongyong" w:date="2026-03-18T09:38:00Z" w16du:dateUtc="2026-03-18T09:38:00Z">
            <w:rPr>
              <w:lang w:val="fr-FR"/>
            </w:rPr>
          </w:rPrChange>
        </w:rPr>
        <w:t xml:space="preserve">Participants (n = 15) emphasized the constructive role of metaverse affordances in applying their CK to design immersive, multimodal 3D environments. The spatial, designable, and interactive features of the </w:t>
      </w:r>
      <w:r w:rsidRPr="000F5D13">
        <w:rPr>
          <w:rPrChange w:id="449" w:author="Seongyong" w:date="2026-03-18T09:38:00Z" w16du:dateUtc="2026-03-18T09:38:00Z">
            <w:rPr>
              <w:lang w:val="fr-FR"/>
            </w:rPr>
          </w:rPrChange>
        </w:rPr>
        <w:lastRenderedPageBreak/>
        <w:t>platform enabled them to translate linguistic and genre-based decisions into embodied, navigable experiences. This required integrating discourse planning and advertising strategies with spatial design, multimodal embedding, and interactive sequencing for actualizing applied linguistics knowledge. For example, one student noted:</w:t>
      </w:r>
    </w:p>
    <w:p w14:paraId="3EB60AD9" w14:textId="77777777" w:rsidR="00B7077F" w:rsidRPr="000F5D13" w:rsidRDefault="00B7077F" w:rsidP="00B7077F">
      <w:pPr>
        <w:ind w:leftChars="100" w:left="220"/>
        <w:rPr>
          <w:rPrChange w:id="450" w:author="Seongyong" w:date="2026-03-18T09:38:00Z" w16du:dateUtc="2026-03-18T09:38:00Z">
            <w:rPr>
              <w:lang w:val="fr-FR"/>
            </w:rPr>
          </w:rPrChange>
        </w:rPr>
      </w:pPr>
      <w:r w:rsidRPr="000F5D13">
        <w:rPr>
          <w:rPrChange w:id="451" w:author="Seongyong" w:date="2026-03-18T09:38:00Z" w16du:dateUtc="2026-03-18T09:38:00Z">
            <w:rPr>
              <w:lang w:val="fr-FR"/>
            </w:rPr>
          </w:rPrChange>
        </w:rPr>
        <w:t>I embedded an interactive quiz into the metaverse booth to check visitors’ understanding of our campaign message. (Student 9, Reflective Journal)</w:t>
      </w:r>
    </w:p>
    <w:p w14:paraId="68CB08FC" w14:textId="79E7FFDA" w:rsidR="00B7077F" w:rsidRPr="000F5D13" w:rsidRDefault="00B7077F" w:rsidP="006D1A1E">
      <w:pPr>
        <w:rPr>
          <w:rPrChange w:id="452" w:author="Seongyong" w:date="2026-03-18T09:38:00Z" w16du:dateUtc="2026-03-18T09:38:00Z">
            <w:rPr>
              <w:lang w:val="fr-FR"/>
            </w:rPr>
          </w:rPrChange>
        </w:rPr>
      </w:pPr>
      <w:r w:rsidRPr="000F5D13">
        <w:rPr>
          <w:rPrChange w:id="453" w:author="Seongyong" w:date="2026-03-18T09:38:00Z" w16du:dateUtc="2026-03-18T09:38:00Z">
            <w:rPr>
              <w:lang w:val="fr-FR"/>
            </w:rPr>
          </w:rPrChange>
        </w:rPr>
        <w:t xml:space="preserve">Others (n = 13) explained </w:t>
      </w:r>
      <w:ins w:id="454" w:author="Seongyong" w:date="2026-03-18T13:51:00Z" w16du:dateUtc="2026-03-18T13:51:00Z">
        <w:r w:rsidR="004C17D9">
          <w:rPr>
            <w:rFonts w:eastAsia="맑은 고딕" w:hint="eastAsia"/>
            <w:lang w:eastAsia="ko-KR"/>
          </w:rPr>
          <w:t xml:space="preserve">that </w:t>
        </w:r>
      </w:ins>
      <w:r w:rsidRPr="000F5D13">
        <w:rPr>
          <w:rPrChange w:id="455" w:author="Seongyong" w:date="2026-03-18T09:38:00Z" w16du:dateUtc="2026-03-18T09:38:00Z">
            <w:rPr>
              <w:lang w:val="fr-FR"/>
            </w:rPr>
          </w:rPrChange>
        </w:rPr>
        <w:t>Spot allowed them to embed multimedia resources, such as text, images, and video, to appeal to target audiences. This involved identifying the communicative function of each resource and selecting the most suitable modality to convey the message. With these affordances, students created showrooms that engaged visitors through multiple sensory and cognitive channels. This multimodal embedding made showrooms visually engaging and enhanced comprehension by offering multiple pathways to meaning. One participant explained:</w:t>
      </w:r>
    </w:p>
    <w:p w14:paraId="689A3944" w14:textId="5024A9CD" w:rsidR="00C57D8C" w:rsidRPr="000F5D13" w:rsidRDefault="00B7077F" w:rsidP="00B7077F">
      <w:pPr>
        <w:ind w:leftChars="100" w:left="220"/>
        <w:rPr>
          <w:rFonts w:eastAsia="맑은 고딕"/>
          <w:lang w:eastAsia="ko-KR"/>
          <w:rPrChange w:id="456" w:author="Seongyong" w:date="2026-03-18T09:38:00Z" w16du:dateUtc="2026-03-18T09:38:00Z">
            <w:rPr>
              <w:rFonts w:eastAsia="맑은 고딕"/>
              <w:lang w:val="fr-FR" w:eastAsia="ko-KR"/>
            </w:rPr>
          </w:rPrChange>
        </w:rPr>
      </w:pPr>
      <w:r w:rsidRPr="000F5D13">
        <w:rPr>
          <w:rPrChange w:id="457" w:author="Seongyong" w:date="2026-03-18T09:38:00Z" w16du:dateUtc="2026-03-18T09:38:00Z">
            <w:rPr>
              <w:lang w:val="fr-FR"/>
            </w:rPr>
          </w:rPrChange>
        </w:rPr>
        <w:t>We placed an embedded video in the welcome zone, so visitors could quickly grasp the brand story, applying what we learned about delivering messages through multimodal methods. (Student 2, Interview)</w:t>
      </w:r>
    </w:p>
    <w:p w14:paraId="2B7C0280" w14:textId="1031FD0A" w:rsidR="00DD7061" w:rsidRPr="000F5D13" w:rsidRDefault="003B55F4" w:rsidP="00DD7061">
      <w:pPr>
        <w:rPr>
          <w:rFonts w:ascii="Arial" w:eastAsia="Arial Unicode MS" w:hAnsi="Arial" w:cs="Arial"/>
          <w:b/>
          <w:rPrChange w:id="458" w:author="Seongyong" w:date="2026-03-18T09:38:00Z" w16du:dateUtc="2026-03-18T09:38:00Z">
            <w:rPr>
              <w:rFonts w:ascii="Arial" w:eastAsia="Arial Unicode MS" w:hAnsi="Arial" w:cs="Arial"/>
              <w:b/>
              <w:lang w:val="fr-FR"/>
            </w:rPr>
          </w:rPrChange>
        </w:rPr>
      </w:pPr>
      <w:r w:rsidRPr="000F5D13">
        <w:rPr>
          <w:rFonts w:ascii="Arial" w:eastAsia="Arial Unicode MS" w:hAnsi="Arial" w:cs="Arial"/>
          <w:b/>
          <w:rPrChange w:id="459" w:author="Seongyong" w:date="2026-03-18T09:38:00Z" w16du:dateUtc="2026-03-18T09:38:00Z">
            <w:rPr>
              <w:rFonts w:ascii="Arial" w:eastAsia="Arial Unicode MS" w:hAnsi="Arial" w:cs="Arial"/>
              <w:b/>
              <w:lang w:val="fr-FR"/>
            </w:rPr>
          </w:rPrChange>
        </w:rPr>
        <w:t>RQ2: Mediating roles of TK and learner Agency in CK development</w:t>
      </w:r>
    </w:p>
    <w:p w14:paraId="40DFF6AD" w14:textId="660662AD" w:rsidR="00C57D8C" w:rsidRPr="000F5D13" w:rsidRDefault="00E851BB" w:rsidP="003B55F4">
      <w:pPr>
        <w:rPr>
          <w:rFonts w:eastAsia="맑은 고딕"/>
          <w:lang w:eastAsia="ko-KR"/>
          <w:rPrChange w:id="460" w:author="Seongyong" w:date="2026-03-18T09:38:00Z" w16du:dateUtc="2026-03-18T09:38:00Z">
            <w:rPr>
              <w:rFonts w:eastAsia="맑은 고딕"/>
              <w:lang w:val="fr-FR" w:eastAsia="ko-KR"/>
            </w:rPr>
          </w:rPrChange>
        </w:rPr>
      </w:pPr>
      <w:r w:rsidRPr="000F5D13">
        <w:rPr>
          <w:rFonts w:eastAsia="맑은 고딕"/>
          <w:lang w:eastAsia="ko-KR"/>
          <w:rPrChange w:id="461" w:author="Seongyong" w:date="2026-03-18T09:38:00Z" w16du:dateUtc="2026-03-18T09:38:00Z">
            <w:rPr>
              <w:rFonts w:eastAsia="맑은 고딕"/>
              <w:lang w:val="fr-FR" w:eastAsia="ko-KR"/>
            </w:rPr>
          </w:rPrChange>
        </w:rPr>
        <w:t>While RQ1 examined how CK was applied through design activities and technological affordances, RQ2 focuses on the psychological processes that enabled such development (Liu &amp; Chao, 2018). Specifically, participants’ growth in TK and enactment of agency mediated the relationship between technology use and CK internalization (Lee, 2025; Zhang et al., 2025). These mediating processes involved recontextualizing GenAI outputs, aligning TK with subject knowledge, co-constructing CK through distributed agency, and reflecting on ethical and critical language awareness (Godwin-Jones, 2024; Kim et al., 2022).</w:t>
      </w:r>
    </w:p>
    <w:p w14:paraId="1FFD4982" w14:textId="08F68A74" w:rsidR="004C6389" w:rsidRPr="000F5D13" w:rsidRDefault="0000675A" w:rsidP="004C6389">
      <w:pPr>
        <w:rPr>
          <w:rFonts w:ascii="Arial" w:eastAsia="Arial Unicode MS" w:hAnsi="Arial" w:cs="Arial"/>
          <w:b/>
          <w:i/>
          <w:rPrChange w:id="462" w:author="Seongyong" w:date="2026-03-18T09:38:00Z" w16du:dateUtc="2026-03-18T09:38:00Z">
            <w:rPr>
              <w:rFonts w:ascii="Arial" w:eastAsia="Arial Unicode MS" w:hAnsi="Arial" w:cs="Arial"/>
              <w:b/>
              <w:i/>
              <w:lang w:val="fr-FR"/>
            </w:rPr>
          </w:rPrChange>
        </w:rPr>
      </w:pPr>
      <w:r w:rsidRPr="000F5D13">
        <w:rPr>
          <w:rFonts w:ascii="Arial" w:eastAsia="Arial Unicode MS" w:hAnsi="Arial" w:cs="Arial"/>
          <w:b/>
          <w:i/>
          <w:rPrChange w:id="463" w:author="Seongyong" w:date="2026-03-18T09:38:00Z" w16du:dateUtc="2026-03-18T09:38:00Z">
            <w:rPr>
              <w:rFonts w:ascii="Arial" w:eastAsia="Arial Unicode MS" w:hAnsi="Arial" w:cs="Arial"/>
              <w:b/>
              <w:i/>
              <w:lang w:val="fr-FR"/>
            </w:rPr>
          </w:rPrChange>
        </w:rPr>
        <w:t>Agency-driven recontextualization of GenAI outputs</w:t>
      </w:r>
      <w:r w:rsidR="004C6389" w:rsidRPr="000F5D13">
        <w:rPr>
          <w:rFonts w:ascii="Arial" w:eastAsia="Arial Unicode MS" w:hAnsi="Arial" w:cs="Arial"/>
          <w:b/>
          <w:i/>
          <w:rPrChange w:id="464" w:author="Seongyong" w:date="2026-03-18T09:38:00Z" w16du:dateUtc="2026-03-18T09:38:00Z">
            <w:rPr>
              <w:rFonts w:ascii="Arial" w:eastAsia="Arial Unicode MS" w:hAnsi="Arial" w:cs="Arial"/>
              <w:b/>
              <w:i/>
              <w:lang w:val="fr-FR"/>
            </w:rPr>
          </w:rPrChange>
        </w:rPr>
        <w:t xml:space="preserve"> </w:t>
      </w:r>
    </w:p>
    <w:p w14:paraId="19A23D55" w14:textId="0D13DCEE" w:rsidR="00772AD4" w:rsidRPr="000F5D13" w:rsidRDefault="00772AD4" w:rsidP="00772AD4">
      <w:pPr>
        <w:rPr>
          <w:rPrChange w:id="465" w:author="Seongyong" w:date="2026-03-18T09:38:00Z" w16du:dateUtc="2026-03-18T09:38:00Z">
            <w:rPr>
              <w:lang w:val="fr-FR"/>
            </w:rPr>
          </w:rPrChange>
        </w:rPr>
      </w:pPr>
      <w:r w:rsidRPr="000F5D13">
        <w:rPr>
          <w:rPrChange w:id="466" w:author="Seongyong" w:date="2026-03-18T09:38:00Z" w16du:dateUtc="2026-03-18T09:38:00Z">
            <w:rPr>
              <w:lang w:val="fr-FR"/>
            </w:rPr>
          </w:rPrChange>
        </w:rPr>
        <w:t>Some participants (n = 12) described moments in which they exercised agency to adapt, reject, or reframe GenAI-generated outputs to align with CK principles in applied linguistics. These decisions were not passive responses to technology but deliberate acts of control over the design process to meet genre conventions</w:t>
      </w:r>
      <w:del w:id="467" w:author="Seongyong" w:date="2026-03-18T13:58:00Z" w16du:dateUtc="2026-03-18T13:58:00Z">
        <w:r w:rsidRPr="000F5D13" w:rsidDel="00B95F4B">
          <w:rPr>
            <w:rPrChange w:id="468" w:author="Seongyong" w:date="2026-03-18T09:38:00Z" w16du:dateUtc="2026-03-18T09:38:00Z">
              <w:rPr>
                <w:lang w:val="fr-FR"/>
              </w:rPr>
            </w:rPrChange>
          </w:rPr>
          <w:delText>—</w:delText>
        </w:r>
      </w:del>
      <w:ins w:id="469" w:author="Seongyong" w:date="2026-03-18T13:58:00Z" w16du:dateUtc="2026-03-18T13:58:00Z">
        <w:r w:rsidR="00B95F4B">
          <w:rPr>
            <w:rFonts w:eastAsia="맑은 고딕" w:hint="eastAsia"/>
            <w:lang w:eastAsia="ko-KR"/>
          </w:rPr>
          <w:t xml:space="preserve"> (</w:t>
        </w:r>
        <w:r w:rsidR="00E147CA">
          <w:rPr>
            <w:rFonts w:eastAsia="맑은 고딕" w:hint="eastAsia"/>
            <w:lang w:eastAsia="ko-KR"/>
          </w:rPr>
          <w:t xml:space="preserve">e.g., </w:t>
        </w:r>
      </w:ins>
      <w:r w:rsidRPr="000F5D13">
        <w:rPr>
          <w:rPrChange w:id="470" w:author="Seongyong" w:date="2026-03-18T09:38:00Z" w16du:dateUtc="2026-03-18T09:38:00Z">
            <w:rPr>
              <w:lang w:val="fr-FR"/>
            </w:rPr>
          </w:rPrChange>
        </w:rPr>
        <w:t>business communication discourse in this context</w:t>
      </w:r>
      <w:del w:id="471" w:author="Seongyong" w:date="2026-03-18T13:58:00Z" w16du:dateUtc="2026-03-18T13:58:00Z">
        <w:r w:rsidRPr="000F5D13" w:rsidDel="00B95F4B">
          <w:rPr>
            <w:rPrChange w:id="472" w:author="Seongyong" w:date="2026-03-18T09:38:00Z" w16du:dateUtc="2026-03-18T09:38:00Z">
              <w:rPr>
                <w:lang w:val="fr-FR"/>
              </w:rPr>
            </w:rPrChange>
          </w:rPr>
          <w:delText>—</w:delText>
        </w:r>
      </w:del>
      <w:ins w:id="473" w:author="Seongyong" w:date="2026-03-18T13:58:00Z" w16du:dateUtc="2026-03-18T13:58:00Z">
        <w:r w:rsidR="00B95F4B">
          <w:rPr>
            <w:rFonts w:eastAsia="맑은 고딕" w:hint="eastAsia"/>
            <w:lang w:eastAsia="ko-KR"/>
          </w:rPr>
          <w:t xml:space="preserve">) </w:t>
        </w:r>
      </w:ins>
      <w:r w:rsidRPr="000F5D13">
        <w:rPr>
          <w:rPrChange w:id="474" w:author="Seongyong" w:date="2026-03-18T09:38:00Z" w16du:dateUtc="2026-03-18T09:38:00Z">
            <w:rPr>
              <w:lang w:val="fr-FR"/>
            </w:rPr>
          </w:rPrChange>
        </w:rPr>
        <w:t>and audience expectations. One participant highlighted the decision to reject GenAI-generated text that lacked cultural and audience engagement and to rewrite the section:</w:t>
      </w:r>
    </w:p>
    <w:p w14:paraId="0017B755" w14:textId="77777777" w:rsidR="00772AD4" w:rsidRPr="000F5D13" w:rsidRDefault="00772AD4" w:rsidP="00772AD4">
      <w:pPr>
        <w:ind w:leftChars="100" w:left="220"/>
        <w:rPr>
          <w:rPrChange w:id="475" w:author="Seongyong" w:date="2026-03-18T09:38:00Z" w16du:dateUtc="2026-03-18T09:38:00Z">
            <w:rPr>
              <w:lang w:val="fr-FR"/>
            </w:rPr>
          </w:rPrChange>
        </w:rPr>
      </w:pPr>
      <w:r w:rsidRPr="000F5D13">
        <w:rPr>
          <w:rPrChange w:id="476" w:author="Seongyong" w:date="2026-03-18T09:38:00Z" w16du:dateUtc="2026-03-18T09:38:00Z">
            <w:rPr>
              <w:lang w:val="fr-FR"/>
            </w:rPr>
          </w:rPrChange>
        </w:rPr>
        <w:t xml:space="preserve">I edited </w:t>
      </w:r>
      <w:proofErr w:type="spellStart"/>
      <w:r w:rsidRPr="000F5D13">
        <w:rPr>
          <w:rPrChange w:id="477" w:author="Seongyong" w:date="2026-03-18T09:38:00Z" w16du:dateUtc="2026-03-18T09:38:00Z">
            <w:rPr>
              <w:lang w:val="fr-FR"/>
            </w:rPr>
          </w:rPrChange>
        </w:rPr>
        <w:t>ChatGLM’s</w:t>
      </w:r>
      <w:proofErr w:type="spellEnd"/>
      <w:r w:rsidRPr="000F5D13">
        <w:rPr>
          <w:rPrChange w:id="478" w:author="Seongyong" w:date="2026-03-18T09:38:00Z" w16du:dateUtc="2026-03-18T09:38:00Z">
            <w:rPr>
              <w:lang w:val="fr-FR"/>
            </w:rPr>
          </w:rPrChange>
        </w:rPr>
        <w:t xml:space="preserve"> slogan because although grammatically correct, it missed our target audience and persuasive tone. I kept the structure but aligned the wording with our brand identity. (Student 11, Interview)</w:t>
      </w:r>
    </w:p>
    <w:p w14:paraId="28E0D600" w14:textId="77777777" w:rsidR="00772AD4" w:rsidRPr="000F5D13" w:rsidRDefault="00772AD4" w:rsidP="00772AD4">
      <w:pPr>
        <w:rPr>
          <w:rPrChange w:id="479" w:author="Seongyong" w:date="2026-03-18T09:38:00Z" w16du:dateUtc="2026-03-18T09:38:00Z">
            <w:rPr>
              <w:lang w:val="fr-FR"/>
            </w:rPr>
          </w:rPrChange>
        </w:rPr>
      </w:pPr>
      <w:r w:rsidRPr="000F5D13">
        <w:rPr>
          <w:rPrChange w:id="480" w:author="Seongyong" w:date="2026-03-18T09:38:00Z" w16du:dateUtc="2026-03-18T09:38:00Z">
            <w:rPr>
              <w:lang w:val="fr-FR"/>
            </w:rPr>
          </w:rPrChange>
        </w:rPr>
        <w:t>Another group (n = 7) emphasized agency in sequencing communicative elements within the metaverse booth. Rather than treating it as a static display, they considered how visitors moved through space and encountered persuasive elements in real time. For example, one student repositioned the call-to-action earlier in the design:</w:t>
      </w:r>
    </w:p>
    <w:p w14:paraId="3F579FCE" w14:textId="547E9897" w:rsidR="004C6389" w:rsidRPr="000F5D13" w:rsidRDefault="00772AD4" w:rsidP="00772AD4">
      <w:pPr>
        <w:ind w:leftChars="100" w:left="220"/>
        <w:rPr>
          <w:rPrChange w:id="481" w:author="Seongyong" w:date="2026-03-18T09:38:00Z" w16du:dateUtc="2026-03-18T09:38:00Z">
            <w:rPr>
              <w:lang w:val="fr-FR"/>
            </w:rPr>
          </w:rPrChange>
        </w:rPr>
      </w:pPr>
      <w:r w:rsidRPr="000F5D13">
        <w:rPr>
          <w:rPrChange w:id="482" w:author="Seongyong" w:date="2026-03-18T09:38:00Z" w16du:dateUtc="2026-03-18T09:38:00Z">
            <w:rPr>
              <w:lang w:val="fr-FR"/>
            </w:rPr>
          </w:rPrChange>
        </w:rPr>
        <w:t>I redesigned the layout to position the call-to-action more prominently. Moving it from the end to an earlier point grabs visitors’ attention faster and makes the campaign’s objective clear from the start. (Student 4, Reflective Journal)</w:t>
      </w:r>
    </w:p>
    <w:p w14:paraId="7833936E" w14:textId="22FD4023" w:rsidR="00162A7F" w:rsidRPr="000F5D13" w:rsidRDefault="00B951E8" w:rsidP="00162A7F">
      <w:pPr>
        <w:rPr>
          <w:rFonts w:ascii="Arial" w:eastAsia="Arial Unicode MS" w:hAnsi="Arial" w:cs="Arial"/>
          <w:b/>
          <w:i/>
          <w:rPrChange w:id="483" w:author="Seongyong" w:date="2026-03-18T09:38:00Z" w16du:dateUtc="2026-03-18T09:38:00Z">
            <w:rPr>
              <w:rFonts w:ascii="Arial" w:eastAsia="Arial Unicode MS" w:hAnsi="Arial" w:cs="Arial"/>
              <w:b/>
              <w:i/>
              <w:lang w:val="fr-FR"/>
            </w:rPr>
          </w:rPrChange>
        </w:rPr>
      </w:pPr>
      <w:r w:rsidRPr="000F5D13">
        <w:rPr>
          <w:rFonts w:ascii="Arial" w:eastAsia="Arial Unicode MS" w:hAnsi="Arial" w:cs="Arial"/>
          <w:b/>
          <w:i/>
          <w:rPrChange w:id="484" w:author="Seongyong" w:date="2026-03-18T09:38:00Z" w16du:dateUtc="2026-03-18T09:38:00Z">
            <w:rPr>
              <w:rFonts w:ascii="Arial" w:eastAsia="Arial Unicode MS" w:hAnsi="Arial" w:cs="Arial"/>
              <w:b/>
              <w:i/>
              <w:lang w:val="fr-FR"/>
            </w:rPr>
          </w:rPrChange>
        </w:rPr>
        <w:t>Mediating role of TK development</w:t>
      </w:r>
      <w:r w:rsidR="00162A7F" w:rsidRPr="000F5D13">
        <w:rPr>
          <w:rFonts w:ascii="Arial" w:eastAsia="Arial Unicode MS" w:hAnsi="Arial" w:cs="Arial"/>
          <w:b/>
          <w:i/>
          <w:rPrChange w:id="485" w:author="Seongyong" w:date="2026-03-18T09:38:00Z" w16du:dateUtc="2026-03-18T09:38:00Z">
            <w:rPr>
              <w:rFonts w:ascii="Arial" w:eastAsia="Arial Unicode MS" w:hAnsi="Arial" w:cs="Arial"/>
              <w:b/>
              <w:i/>
              <w:lang w:val="fr-FR"/>
            </w:rPr>
          </w:rPrChange>
        </w:rPr>
        <w:t xml:space="preserve"> </w:t>
      </w:r>
    </w:p>
    <w:p w14:paraId="5774B4E0" w14:textId="546B6563" w:rsidR="00D7215B" w:rsidRPr="000F5D13" w:rsidRDefault="00D7215B" w:rsidP="00D7215B">
      <w:pPr>
        <w:rPr>
          <w:rPrChange w:id="486" w:author="Seongyong" w:date="2026-03-18T09:38:00Z" w16du:dateUtc="2026-03-18T09:38:00Z">
            <w:rPr>
              <w:lang w:val="fr-FR"/>
            </w:rPr>
          </w:rPrChange>
        </w:rPr>
      </w:pPr>
      <w:r w:rsidRPr="000F5D13">
        <w:rPr>
          <w:rPrChange w:id="487" w:author="Seongyong" w:date="2026-03-18T09:38:00Z" w16du:dateUtc="2026-03-18T09:38:00Z">
            <w:rPr>
              <w:lang w:val="fr-FR"/>
            </w:rPr>
          </w:rPrChange>
        </w:rPr>
        <w:t>The development of TK</w:t>
      </w:r>
      <w:del w:id="488" w:author="Seongyong" w:date="2026-03-18T13:58:00Z" w16du:dateUtc="2026-03-18T13:58:00Z">
        <w:r w:rsidRPr="000F5D13" w:rsidDel="00E147CA">
          <w:rPr>
            <w:rPrChange w:id="489" w:author="Seongyong" w:date="2026-03-18T09:38:00Z" w16du:dateUtc="2026-03-18T09:38:00Z">
              <w:rPr>
                <w:lang w:val="fr-FR"/>
              </w:rPr>
            </w:rPrChange>
          </w:rPr>
          <w:delText>—</w:delText>
        </w:r>
      </w:del>
      <w:ins w:id="490" w:author="Seongyong" w:date="2026-03-18T13:58:00Z" w16du:dateUtc="2026-03-18T13:58:00Z">
        <w:r w:rsidR="00E147CA">
          <w:rPr>
            <w:rFonts w:eastAsia="맑은 고딕" w:hint="eastAsia"/>
            <w:lang w:eastAsia="ko-KR"/>
          </w:rPr>
          <w:t xml:space="preserve">, </w:t>
        </w:r>
      </w:ins>
      <w:r w:rsidRPr="000F5D13">
        <w:rPr>
          <w:rPrChange w:id="491" w:author="Seongyong" w:date="2026-03-18T09:38:00Z" w16du:dateUtc="2026-03-18T09:38:00Z">
            <w:rPr>
              <w:lang w:val="fr-FR"/>
            </w:rPr>
          </w:rPrChange>
        </w:rPr>
        <w:t>such as prompt engineering, GenAI feature integration, and multimodal editing</w:t>
      </w:r>
      <w:del w:id="492" w:author="Seongyong" w:date="2026-03-18T13:58:00Z" w16du:dateUtc="2026-03-18T13:58:00Z">
        <w:r w:rsidRPr="000F5D13" w:rsidDel="00E147CA">
          <w:rPr>
            <w:rPrChange w:id="493" w:author="Seongyong" w:date="2026-03-18T09:38:00Z" w16du:dateUtc="2026-03-18T09:38:00Z">
              <w:rPr>
                <w:lang w:val="fr-FR"/>
              </w:rPr>
            </w:rPrChange>
          </w:rPr>
          <w:delText>—</w:delText>
        </w:r>
      </w:del>
      <w:ins w:id="494" w:author="Seongyong" w:date="2026-03-18T13:58:00Z" w16du:dateUtc="2026-03-18T13:58:00Z">
        <w:r w:rsidR="00E147CA">
          <w:rPr>
            <w:rFonts w:eastAsia="맑은 고딕" w:hint="eastAsia"/>
            <w:lang w:eastAsia="ko-KR"/>
          </w:rPr>
          <w:t xml:space="preserve">, </w:t>
        </w:r>
      </w:ins>
      <w:r w:rsidRPr="000F5D13">
        <w:rPr>
          <w:rPrChange w:id="495" w:author="Seongyong" w:date="2026-03-18T09:38:00Z" w16du:dateUtc="2026-03-18T09:38:00Z">
            <w:rPr>
              <w:lang w:val="fr-FR"/>
            </w:rPr>
          </w:rPrChange>
        </w:rPr>
        <w:t xml:space="preserve">emerged as a key mediator between participants’ use of technological affordances and CK internalization. Many (n = 21) reported that growing TK enabled them to better exploit GenAI and metaverse affordances, producing outputs aligned with the linguistic and genre principles taught in the </w:t>
      </w:r>
      <w:r w:rsidRPr="000F5D13">
        <w:rPr>
          <w:rPrChange w:id="496" w:author="Seongyong" w:date="2026-03-18T09:38:00Z" w16du:dateUtc="2026-03-18T09:38:00Z">
            <w:rPr>
              <w:lang w:val="fr-FR"/>
            </w:rPr>
          </w:rPrChange>
        </w:rPr>
        <w:lastRenderedPageBreak/>
        <w:t>course. One participant highlighted the role of prompt techniques in producing genre-appropriate outputs:</w:t>
      </w:r>
    </w:p>
    <w:p w14:paraId="334BD882" w14:textId="77777777" w:rsidR="00D7215B" w:rsidRPr="000F5D13" w:rsidRDefault="00D7215B" w:rsidP="00D7215B">
      <w:pPr>
        <w:ind w:leftChars="100" w:left="220"/>
        <w:rPr>
          <w:rPrChange w:id="497" w:author="Seongyong" w:date="2026-03-18T09:38:00Z" w16du:dateUtc="2026-03-18T09:38:00Z">
            <w:rPr>
              <w:lang w:val="fr-FR"/>
            </w:rPr>
          </w:rPrChange>
        </w:rPr>
      </w:pPr>
      <w:r w:rsidRPr="000F5D13">
        <w:rPr>
          <w:rPrChange w:id="498" w:author="Seongyong" w:date="2026-03-18T09:38:00Z" w16du:dateUtc="2026-03-18T09:38:00Z">
            <w:rPr>
              <w:lang w:val="fr-FR"/>
            </w:rPr>
          </w:rPrChange>
        </w:rPr>
        <w:t xml:space="preserve">At first, the AI outputs were too generic and did not reflect the genre conventions we had studied. By refining my prompts with constraints, specifying tone, audience, and rhetorical purpose, I generated </w:t>
      </w:r>
      <w:proofErr w:type="gramStart"/>
      <w:r w:rsidRPr="000F5D13">
        <w:rPr>
          <w:rPrChange w:id="499" w:author="Seongyong" w:date="2026-03-18T09:38:00Z" w16du:dateUtc="2026-03-18T09:38:00Z">
            <w:rPr>
              <w:lang w:val="fr-FR"/>
            </w:rPr>
          </w:rPrChange>
        </w:rPr>
        <w:t>outputs</w:t>
      </w:r>
      <w:proofErr w:type="gramEnd"/>
      <w:r w:rsidRPr="000F5D13">
        <w:rPr>
          <w:rPrChange w:id="500" w:author="Seongyong" w:date="2026-03-18T09:38:00Z" w16du:dateUtc="2026-03-18T09:38:00Z">
            <w:rPr>
              <w:lang w:val="fr-FR"/>
            </w:rPr>
          </w:rPrChange>
        </w:rPr>
        <w:t xml:space="preserve"> much closer to our target genre. This showed me how prompt engineering itself applied discourse and genre principles in practice. (S10, Reflective Journal)</w:t>
      </w:r>
    </w:p>
    <w:p w14:paraId="7FBDB29D" w14:textId="77777777" w:rsidR="00D7215B" w:rsidRPr="000F5D13" w:rsidRDefault="00D7215B" w:rsidP="00D7215B">
      <w:pPr>
        <w:rPr>
          <w:rPrChange w:id="501" w:author="Seongyong" w:date="2026-03-18T09:38:00Z" w16du:dateUtc="2026-03-18T09:38:00Z">
            <w:rPr>
              <w:lang w:val="fr-FR"/>
            </w:rPr>
          </w:rPrChange>
        </w:rPr>
      </w:pPr>
      <w:r w:rsidRPr="000F5D13">
        <w:rPr>
          <w:rPrChange w:id="502" w:author="Seongyong" w:date="2026-03-18T09:38:00Z" w16du:dateUtc="2026-03-18T09:38:00Z">
            <w:rPr>
              <w:lang w:val="fr-FR"/>
            </w:rPr>
          </w:rPrChange>
        </w:rPr>
        <w:t>Sixteen participants also stressed the importance of TK in integrating different modes of communication into brand and showroom designs. Their accounts show that TK not only enabled tool use but mediated how multimodal outputs aligned with applied linguistics knowledge, ensuring accuracy, discourse structuring, and persuasive intent across modes. As one student reported, producing visuals and aligning them with the text required knowledge of genre-sensitive coherence in linguistic aspects:</w:t>
      </w:r>
    </w:p>
    <w:p w14:paraId="7EFFB5EF" w14:textId="2B7A2480" w:rsidR="00162A7F" w:rsidRPr="000F5D13" w:rsidRDefault="00D7215B" w:rsidP="00D7215B">
      <w:pPr>
        <w:ind w:leftChars="100" w:left="220"/>
        <w:rPr>
          <w:rPrChange w:id="503" w:author="Seongyong" w:date="2026-03-18T09:38:00Z" w16du:dateUtc="2026-03-18T09:38:00Z">
            <w:rPr>
              <w:lang w:val="fr-FR"/>
            </w:rPr>
          </w:rPrChange>
        </w:rPr>
      </w:pPr>
      <w:r w:rsidRPr="000F5D13">
        <w:rPr>
          <w:rPrChange w:id="504" w:author="Seongyong" w:date="2026-03-18T09:38:00Z" w16du:dateUtc="2026-03-18T09:38:00Z">
            <w:rPr>
              <w:lang w:val="fr-FR"/>
            </w:rPr>
          </w:rPrChange>
        </w:rPr>
        <w:t xml:space="preserve">Working with visuals from </w:t>
      </w:r>
      <w:proofErr w:type="spellStart"/>
      <w:r w:rsidRPr="000F5D13">
        <w:rPr>
          <w:rPrChange w:id="505" w:author="Seongyong" w:date="2026-03-18T09:38:00Z" w16du:dateUtc="2026-03-18T09:38:00Z">
            <w:rPr>
              <w:lang w:val="fr-FR"/>
            </w:rPr>
          </w:rPrChange>
        </w:rPr>
        <w:t>ChatGLM</w:t>
      </w:r>
      <w:proofErr w:type="spellEnd"/>
      <w:r w:rsidRPr="000F5D13">
        <w:rPr>
          <w:rPrChange w:id="506" w:author="Seongyong" w:date="2026-03-18T09:38:00Z" w16du:dateUtc="2026-03-18T09:38:00Z">
            <w:rPr>
              <w:lang w:val="fr-FR"/>
            </w:rPr>
          </w:rPrChange>
        </w:rPr>
        <w:t xml:space="preserve"> was not just about inserting images. I had to merge them with my text, checking that colors, imagery, and slogans reinforced rather than distracted from the message. This required thinking about genre conventions in multimodal terms, where visuals and language had to work together for a coherent and convincing campaign. (S06, Reflective Journal)</w:t>
      </w:r>
    </w:p>
    <w:p w14:paraId="4BC4D1D6" w14:textId="4A6D95A5" w:rsidR="00162A7F" w:rsidRPr="000F5D13" w:rsidRDefault="00C0325C" w:rsidP="00162A7F">
      <w:pPr>
        <w:rPr>
          <w:rFonts w:ascii="Arial" w:eastAsia="Arial Unicode MS" w:hAnsi="Arial" w:cs="Arial"/>
          <w:b/>
          <w:i/>
          <w:rPrChange w:id="507" w:author="Seongyong" w:date="2026-03-18T09:38:00Z" w16du:dateUtc="2026-03-18T09:38:00Z">
            <w:rPr>
              <w:rFonts w:ascii="Arial" w:eastAsia="Arial Unicode MS" w:hAnsi="Arial" w:cs="Arial"/>
              <w:b/>
              <w:i/>
              <w:lang w:val="fr-FR"/>
            </w:rPr>
          </w:rPrChange>
        </w:rPr>
      </w:pPr>
      <w:r w:rsidRPr="000F5D13">
        <w:rPr>
          <w:rFonts w:ascii="Arial" w:eastAsia="Arial Unicode MS" w:hAnsi="Arial" w:cs="Arial"/>
          <w:b/>
          <w:i/>
          <w:rPrChange w:id="508" w:author="Seongyong" w:date="2026-03-18T09:38:00Z" w16du:dateUtc="2026-03-18T09:38:00Z">
            <w:rPr>
              <w:rFonts w:ascii="Arial" w:eastAsia="Arial Unicode MS" w:hAnsi="Arial" w:cs="Arial"/>
              <w:b/>
              <w:i/>
              <w:lang w:val="fr-FR"/>
            </w:rPr>
          </w:rPrChange>
        </w:rPr>
        <w:t>Distributed agency and collaborative CK reconstruction</w:t>
      </w:r>
      <w:r w:rsidR="00162A7F" w:rsidRPr="000F5D13">
        <w:rPr>
          <w:rFonts w:ascii="Arial" w:eastAsia="Arial Unicode MS" w:hAnsi="Arial" w:cs="Arial"/>
          <w:b/>
          <w:i/>
          <w:rPrChange w:id="509" w:author="Seongyong" w:date="2026-03-18T09:38:00Z" w16du:dateUtc="2026-03-18T09:38:00Z">
            <w:rPr>
              <w:rFonts w:ascii="Arial" w:eastAsia="Arial Unicode MS" w:hAnsi="Arial" w:cs="Arial"/>
              <w:b/>
              <w:i/>
              <w:lang w:val="fr-FR"/>
            </w:rPr>
          </w:rPrChange>
        </w:rPr>
        <w:t xml:space="preserve"> </w:t>
      </w:r>
    </w:p>
    <w:p w14:paraId="55EF4017" w14:textId="77777777" w:rsidR="00614489" w:rsidRPr="000F5D13" w:rsidRDefault="00614489" w:rsidP="00614489">
      <w:pPr>
        <w:rPr>
          <w:rPrChange w:id="510" w:author="Seongyong" w:date="2026-03-18T09:38:00Z" w16du:dateUtc="2026-03-18T09:38:00Z">
            <w:rPr>
              <w:lang w:val="fr-FR"/>
            </w:rPr>
          </w:rPrChange>
        </w:rPr>
      </w:pPr>
      <w:r w:rsidRPr="000F5D13">
        <w:rPr>
          <w:rPrChange w:id="511" w:author="Seongyong" w:date="2026-03-18T09:38:00Z" w16du:dateUtc="2026-03-18T09:38:00Z">
            <w:rPr>
              <w:lang w:val="fr-FR"/>
            </w:rPr>
          </w:rPrChange>
        </w:rPr>
        <w:t>CK reconstruction often occurred through distributed agency, where design decisions were co-shaped by students, peers, and GenAI rather than individuals alone. Participants (n = 8) described how GenAI outputs, peer suggestions, and their own CK knowledge were negotiated to reach effective design choices. Instead of treating AI outputs as final, they valued group discussion and integration. One participant noted how peer critique directly informed CK adjustments:</w:t>
      </w:r>
    </w:p>
    <w:p w14:paraId="567AA645" w14:textId="77777777" w:rsidR="00614489" w:rsidRPr="000F5D13" w:rsidRDefault="00614489" w:rsidP="00D0200C">
      <w:pPr>
        <w:ind w:leftChars="100" w:left="220"/>
        <w:rPr>
          <w:rPrChange w:id="512" w:author="Seongyong" w:date="2026-03-18T09:38:00Z" w16du:dateUtc="2026-03-18T09:38:00Z">
            <w:rPr>
              <w:lang w:val="fr-FR"/>
            </w:rPr>
          </w:rPrChange>
        </w:rPr>
      </w:pPr>
      <w:r w:rsidRPr="000F5D13">
        <w:rPr>
          <w:rPrChange w:id="513" w:author="Seongyong" w:date="2026-03-18T09:38:00Z" w16du:dateUtc="2026-03-18T09:38:00Z">
            <w:rPr>
              <w:lang w:val="fr-FR"/>
            </w:rPr>
          </w:rPrChange>
        </w:rPr>
        <w:t xml:space="preserve">I generated several images with </w:t>
      </w:r>
      <w:proofErr w:type="spellStart"/>
      <w:r w:rsidRPr="000F5D13">
        <w:rPr>
          <w:rPrChange w:id="514" w:author="Seongyong" w:date="2026-03-18T09:38:00Z" w16du:dateUtc="2026-03-18T09:38:00Z">
            <w:rPr>
              <w:lang w:val="fr-FR"/>
            </w:rPr>
          </w:rPrChange>
        </w:rPr>
        <w:t>ChatGLM</w:t>
      </w:r>
      <w:proofErr w:type="spellEnd"/>
      <w:r w:rsidRPr="000F5D13">
        <w:rPr>
          <w:rPrChange w:id="515" w:author="Seongyong" w:date="2026-03-18T09:38:00Z" w16du:dateUtc="2026-03-18T09:38:00Z">
            <w:rPr>
              <w:lang w:val="fr-FR"/>
            </w:rPr>
          </w:rPrChange>
        </w:rPr>
        <w:t xml:space="preserve">, but my partner said they didn’t fully match our message. After discussion, we combined my revised visuals with her text to create a more balanced design. (Student 20, Interview) </w:t>
      </w:r>
    </w:p>
    <w:p w14:paraId="3A497ED5" w14:textId="1BD16E2E" w:rsidR="00614489" w:rsidRPr="000F5D13" w:rsidRDefault="00614489" w:rsidP="00614489">
      <w:pPr>
        <w:rPr>
          <w:rPrChange w:id="516" w:author="Seongyong" w:date="2026-03-18T09:38:00Z" w16du:dateUtc="2026-03-18T09:38:00Z">
            <w:rPr>
              <w:lang w:val="fr-FR"/>
            </w:rPr>
          </w:rPrChange>
        </w:rPr>
      </w:pPr>
      <w:r w:rsidRPr="000F5D13">
        <w:rPr>
          <w:rPrChange w:id="517" w:author="Seongyong" w:date="2026-03-18T09:38:00Z" w16du:dateUtc="2026-03-18T09:38:00Z">
            <w:rPr>
              <w:lang w:val="fr-FR"/>
            </w:rPr>
          </w:rPrChange>
        </w:rPr>
        <w:t xml:space="preserve">Similarly, six participants described GenAI outputs as flexible starting points for collaborative remixing. Rather than accepting slogans verbatim, groups reworded drafts through critique and disciplinary knowledge to better resonate with audiences. As one explained how group discussion </w:t>
      </w:r>
      <w:del w:id="518" w:author="Seongyong" w:date="2026-03-18T13:59:00Z" w16du:dateUtc="2026-03-18T13:59:00Z">
        <w:r w:rsidRPr="000F5D13" w:rsidDel="002E3467">
          <w:rPr>
            <w:rPrChange w:id="519" w:author="Seongyong" w:date="2026-03-18T09:38:00Z" w16du:dateUtc="2026-03-18T09:38:00Z">
              <w:rPr>
                <w:lang w:val="fr-FR"/>
              </w:rPr>
            </w:rPrChange>
          </w:rPr>
          <w:delText xml:space="preserve">reshaped </w:delText>
        </w:r>
      </w:del>
      <w:ins w:id="520" w:author="Seongyong" w:date="2026-03-18T13:59:00Z" w16du:dateUtc="2026-03-18T13:59:00Z">
        <w:r w:rsidR="002E3467">
          <w:rPr>
            <w:rFonts w:eastAsia="맑은 고딕" w:hint="eastAsia"/>
            <w:lang w:eastAsia="ko-KR"/>
          </w:rPr>
          <w:t>influenced</w:t>
        </w:r>
        <w:r w:rsidR="002E3467" w:rsidRPr="000F5D13">
          <w:rPr>
            <w:rPrChange w:id="521" w:author="Seongyong" w:date="2026-03-18T09:38:00Z" w16du:dateUtc="2026-03-18T09:38:00Z">
              <w:rPr>
                <w:lang w:val="fr-FR"/>
              </w:rPr>
            </w:rPrChange>
          </w:rPr>
          <w:t xml:space="preserve"> </w:t>
        </w:r>
      </w:ins>
      <w:r w:rsidRPr="000F5D13">
        <w:rPr>
          <w:rPrChange w:id="522" w:author="Seongyong" w:date="2026-03-18T09:38:00Z" w16du:dateUtc="2026-03-18T09:38:00Z">
            <w:rPr>
              <w:lang w:val="fr-FR"/>
            </w:rPr>
          </w:rPrChange>
        </w:rPr>
        <w:t>their communicative awareness through content remixing:</w:t>
      </w:r>
    </w:p>
    <w:p w14:paraId="462D1D2B" w14:textId="30937C15" w:rsidR="00162A7F" w:rsidRPr="000F5D13" w:rsidRDefault="00614489" w:rsidP="00D0200C">
      <w:pPr>
        <w:ind w:leftChars="100" w:left="220"/>
        <w:rPr>
          <w:rPrChange w:id="523" w:author="Seongyong" w:date="2026-03-18T09:38:00Z" w16du:dateUtc="2026-03-18T09:38:00Z">
            <w:rPr>
              <w:lang w:val="fr-FR"/>
            </w:rPr>
          </w:rPrChange>
        </w:rPr>
      </w:pPr>
      <w:r w:rsidRPr="000F5D13">
        <w:rPr>
          <w:rPrChange w:id="524" w:author="Seongyong" w:date="2026-03-18T09:38:00Z" w16du:dateUtc="2026-03-18T09:38:00Z">
            <w:rPr>
              <w:lang w:val="fr-FR"/>
            </w:rPr>
          </w:rPrChange>
        </w:rPr>
        <w:t>My partner suggested adapting our GenAI slogan to be more contextually suitable. Through discussion we remixed it into a version that better reflected our target audience. (Student 5, Interview)</w:t>
      </w:r>
    </w:p>
    <w:p w14:paraId="7A6A87B5" w14:textId="14D00930" w:rsidR="00162A7F" w:rsidRPr="000F5D13" w:rsidRDefault="00734655" w:rsidP="00162A7F">
      <w:pPr>
        <w:rPr>
          <w:rFonts w:ascii="Arial" w:eastAsia="Arial Unicode MS" w:hAnsi="Arial" w:cs="Arial"/>
          <w:b/>
          <w:i/>
          <w:rPrChange w:id="525" w:author="Seongyong" w:date="2026-03-18T09:38:00Z" w16du:dateUtc="2026-03-18T09:38:00Z">
            <w:rPr>
              <w:rFonts w:ascii="Arial" w:eastAsia="Arial Unicode MS" w:hAnsi="Arial" w:cs="Arial"/>
              <w:b/>
              <w:i/>
              <w:lang w:val="fr-FR"/>
            </w:rPr>
          </w:rPrChange>
        </w:rPr>
      </w:pPr>
      <w:r w:rsidRPr="000F5D13">
        <w:rPr>
          <w:rFonts w:ascii="Arial" w:eastAsia="Arial Unicode MS" w:hAnsi="Arial" w:cs="Arial"/>
          <w:b/>
          <w:i/>
          <w:rPrChange w:id="526" w:author="Seongyong" w:date="2026-03-18T09:38:00Z" w16du:dateUtc="2026-03-18T09:38:00Z">
            <w:rPr>
              <w:rFonts w:ascii="Arial" w:eastAsia="Arial Unicode MS" w:hAnsi="Arial" w:cs="Arial"/>
              <w:b/>
              <w:i/>
              <w:lang w:val="fr-FR"/>
            </w:rPr>
          </w:rPrChange>
        </w:rPr>
        <w:t>Reflective inquiry and critical language awareness</w:t>
      </w:r>
      <w:r w:rsidR="00162A7F" w:rsidRPr="000F5D13">
        <w:rPr>
          <w:rFonts w:ascii="Arial" w:eastAsia="Arial Unicode MS" w:hAnsi="Arial" w:cs="Arial"/>
          <w:b/>
          <w:i/>
          <w:rPrChange w:id="527" w:author="Seongyong" w:date="2026-03-18T09:38:00Z" w16du:dateUtc="2026-03-18T09:38:00Z">
            <w:rPr>
              <w:rFonts w:ascii="Arial" w:eastAsia="Arial Unicode MS" w:hAnsi="Arial" w:cs="Arial"/>
              <w:b/>
              <w:i/>
              <w:lang w:val="fr-FR"/>
            </w:rPr>
          </w:rPrChange>
        </w:rPr>
        <w:t xml:space="preserve"> </w:t>
      </w:r>
    </w:p>
    <w:p w14:paraId="7BA58878" w14:textId="2AB5598B" w:rsidR="00455AF1" w:rsidRPr="000F5D13" w:rsidRDefault="00455AF1" w:rsidP="00455AF1">
      <w:pPr>
        <w:rPr>
          <w:rPrChange w:id="528" w:author="Seongyong" w:date="2026-03-18T09:38:00Z" w16du:dateUtc="2026-03-18T09:38:00Z">
            <w:rPr>
              <w:lang w:val="fr-FR"/>
            </w:rPr>
          </w:rPrChange>
        </w:rPr>
      </w:pPr>
      <w:r w:rsidRPr="000F5D13">
        <w:rPr>
          <w:rPrChange w:id="529" w:author="Seongyong" w:date="2026-03-18T09:38:00Z" w16du:dateUtc="2026-03-18T09:38:00Z">
            <w:rPr>
              <w:lang w:val="fr-FR"/>
            </w:rPr>
          </w:rPrChange>
        </w:rPr>
        <w:t xml:space="preserve">Some participants (n = 6) highlighted reflective inquiry </w:t>
      </w:r>
      <w:proofErr w:type="gramStart"/>
      <w:r w:rsidRPr="000F5D13">
        <w:rPr>
          <w:rPrChange w:id="530" w:author="Seongyong" w:date="2026-03-18T09:38:00Z" w16du:dateUtc="2026-03-18T09:38:00Z">
            <w:rPr>
              <w:lang w:val="fr-FR"/>
            </w:rPr>
          </w:rPrChange>
        </w:rPr>
        <w:t>as a way to</w:t>
      </w:r>
      <w:proofErr w:type="gramEnd"/>
      <w:r w:rsidRPr="000F5D13">
        <w:rPr>
          <w:rPrChange w:id="531" w:author="Seongyong" w:date="2026-03-18T09:38:00Z" w16du:dateUtc="2026-03-18T09:38:00Z">
            <w:rPr>
              <w:lang w:val="fr-FR"/>
            </w:rPr>
          </w:rPrChange>
        </w:rPr>
        <w:t xml:space="preserve"> question and revise linguistic choices, integrating critical language awareness into their design processes. Reflection was </w:t>
      </w:r>
      <w:del w:id="532" w:author="Seongyong" w:date="2026-03-18T14:00:00Z" w16du:dateUtc="2026-03-18T14:00:00Z">
        <w:r w:rsidRPr="000F5D13" w:rsidDel="00D42AD6">
          <w:rPr>
            <w:rPrChange w:id="533" w:author="Seongyong" w:date="2026-03-18T09:38:00Z" w16du:dateUtc="2026-03-18T09:38:00Z">
              <w:rPr>
                <w:lang w:val="fr-FR"/>
              </w:rPr>
            </w:rPrChange>
          </w:rPr>
          <w:delText xml:space="preserve">not </w:delText>
        </w:r>
      </w:del>
      <w:r w:rsidRPr="000F5D13">
        <w:rPr>
          <w:rPrChange w:id="534" w:author="Seongyong" w:date="2026-03-18T09:38:00Z" w16du:dateUtc="2026-03-18T09:38:00Z">
            <w:rPr>
              <w:lang w:val="fr-FR"/>
            </w:rPr>
          </w:rPrChange>
        </w:rPr>
        <w:t xml:space="preserve">treated </w:t>
      </w:r>
      <w:del w:id="535" w:author="Seongyong" w:date="2026-03-18T14:00:00Z" w16du:dateUtc="2026-03-18T14:00:00Z">
        <w:r w:rsidRPr="000F5D13" w:rsidDel="006C2E90">
          <w:rPr>
            <w:rPrChange w:id="536" w:author="Seongyong" w:date="2026-03-18T09:38:00Z" w16du:dateUtc="2026-03-18T09:38:00Z">
              <w:rPr>
                <w:lang w:val="fr-FR"/>
              </w:rPr>
            </w:rPrChange>
          </w:rPr>
          <w:delText xml:space="preserve">as an afterthought but </w:delText>
        </w:r>
      </w:del>
      <w:r w:rsidRPr="000F5D13">
        <w:rPr>
          <w:rPrChange w:id="537" w:author="Seongyong" w:date="2026-03-18T09:38:00Z" w16du:dateUtc="2026-03-18T09:38:00Z">
            <w:rPr>
              <w:lang w:val="fr-FR"/>
            </w:rPr>
          </w:rPrChange>
        </w:rPr>
        <w:t xml:space="preserve">as active metacognitive inquiry into whether outputs aligned with genre conventions, ethical standards, and inclusive communication. This </w:t>
      </w:r>
      <w:del w:id="538" w:author="Seongyong" w:date="2026-03-18T14:00:00Z" w16du:dateUtc="2026-03-18T14:00:00Z">
        <w:r w:rsidRPr="000F5D13" w:rsidDel="006C2E90">
          <w:rPr>
            <w:rPrChange w:id="539" w:author="Seongyong" w:date="2026-03-18T09:38:00Z" w16du:dateUtc="2026-03-18T09:38:00Z">
              <w:rPr>
                <w:lang w:val="fr-FR"/>
              </w:rPr>
            </w:rPrChange>
          </w:rPr>
          <w:delText xml:space="preserve">often </w:delText>
        </w:r>
      </w:del>
      <w:r w:rsidRPr="000F5D13">
        <w:rPr>
          <w:rPrChange w:id="540" w:author="Seongyong" w:date="2026-03-18T09:38:00Z" w16du:dateUtc="2026-03-18T09:38:00Z">
            <w:rPr>
              <w:lang w:val="fr-FR"/>
            </w:rPr>
          </w:rPrChange>
        </w:rPr>
        <w:t xml:space="preserve">led to revisions that addressed audience diversity and the social implications of language use. One student noted </w:t>
      </w:r>
      <w:ins w:id="541" w:author="Seongyong" w:date="2026-03-18T14:01:00Z" w16du:dateUtc="2026-03-18T14:01:00Z">
        <w:r w:rsidR="006C2E90">
          <w:rPr>
            <w:rFonts w:eastAsia="맑은 고딕" w:hint="eastAsia"/>
            <w:lang w:eastAsia="ko-KR"/>
          </w:rPr>
          <w:t xml:space="preserve">this </w:t>
        </w:r>
      </w:ins>
      <w:r w:rsidRPr="000F5D13">
        <w:rPr>
          <w:rPrChange w:id="542" w:author="Seongyong" w:date="2026-03-18T09:38:00Z" w16du:dateUtc="2026-03-18T09:38:00Z">
            <w:rPr>
              <w:lang w:val="fr-FR"/>
            </w:rPr>
          </w:rPrChange>
        </w:rPr>
        <w:t>by reconsidering the inclusivity of GenAI-generated content:</w:t>
      </w:r>
    </w:p>
    <w:p w14:paraId="18714E25" w14:textId="77777777" w:rsidR="00455AF1" w:rsidRPr="000F5D13" w:rsidRDefault="00455AF1" w:rsidP="00455AF1">
      <w:pPr>
        <w:ind w:leftChars="100" w:left="220"/>
        <w:rPr>
          <w:rPrChange w:id="543" w:author="Seongyong" w:date="2026-03-18T09:38:00Z" w16du:dateUtc="2026-03-18T09:38:00Z">
            <w:rPr>
              <w:lang w:val="fr-FR"/>
            </w:rPr>
          </w:rPrChange>
        </w:rPr>
      </w:pPr>
      <w:r w:rsidRPr="000F5D13">
        <w:rPr>
          <w:rPrChange w:id="544" w:author="Seongyong" w:date="2026-03-18T09:38:00Z" w16du:dateUtc="2026-03-18T09:38:00Z">
            <w:rPr>
              <w:lang w:val="fr-FR"/>
            </w:rPr>
          </w:rPrChange>
        </w:rPr>
        <w:t>When I looked back at the GenAI text, I saw it was too generalized and could even stereotype. After reflecting, I rewrote it to better respect the cultural backgrounds of our audience. (Student 8, Reflective Journal)</w:t>
      </w:r>
    </w:p>
    <w:p w14:paraId="4DCFA04E" w14:textId="6972E53D" w:rsidR="00455AF1" w:rsidRPr="000F5D13" w:rsidRDefault="00455AF1" w:rsidP="00455AF1">
      <w:pPr>
        <w:rPr>
          <w:rPrChange w:id="545" w:author="Seongyong" w:date="2026-03-18T09:38:00Z" w16du:dateUtc="2026-03-18T09:38:00Z">
            <w:rPr>
              <w:lang w:val="fr-FR"/>
            </w:rPr>
          </w:rPrChange>
        </w:rPr>
      </w:pPr>
      <w:r w:rsidRPr="000F5D13">
        <w:rPr>
          <w:rPrChange w:id="546" w:author="Seongyong" w:date="2026-03-18T09:38:00Z" w16du:dateUtc="2026-03-18T09:38:00Z">
            <w:rPr>
              <w:lang w:val="fr-FR"/>
            </w:rPr>
          </w:rPrChange>
        </w:rPr>
        <w:t xml:space="preserve">Others (n = 4) focused on ethical aspects of communication, revising AI-generated slogans </w:t>
      </w:r>
      <w:ins w:id="547" w:author="Seongyong" w:date="2026-03-18T14:02:00Z" w16du:dateUtc="2026-03-18T14:02:00Z">
        <w:r w:rsidR="00FF05B4">
          <w:rPr>
            <w:rFonts w:eastAsia="맑은 고딕" w:hint="eastAsia"/>
            <w:lang w:eastAsia="ko-KR"/>
          </w:rPr>
          <w:t xml:space="preserve">that </w:t>
        </w:r>
      </w:ins>
      <w:r w:rsidRPr="000F5D13">
        <w:rPr>
          <w:rPrChange w:id="548" w:author="Seongyong" w:date="2026-03-18T09:38:00Z" w16du:dateUtc="2026-03-18T09:38:00Z">
            <w:rPr>
              <w:lang w:val="fr-FR"/>
            </w:rPr>
          </w:rPrChange>
        </w:rPr>
        <w:t>they felt were too forceful. Through reflective inquiry, two students in the following extracts reconsidered the ethical stance of the message and rephrased it to allow their audience for their own interpretation:</w:t>
      </w:r>
    </w:p>
    <w:p w14:paraId="3145B963" w14:textId="77777777" w:rsidR="00455AF1" w:rsidRPr="000F5D13" w:rsidRDefault="00455AF1" w:rsidP="00455AF1">
      <w:pPr>
        <w:ind w:leftChars="100" w:left="220"/>
        <w:rPr>
          <w:rPrChange w:id="549" w:author="Seongyong" w:date="2026-03-18T09:38:00Z" w16du:dateUtc="2026-03-18T09:38:00Z">
            <w:rPr>
              <w:lang w:val="fr-FR"/>
            </w:rPr>
          </w:rPrChange>
        </w:rPr>
      </w:pPr>
      <w:r w:rsidRPr="000F5D13">
        <w:rPr>
          <w:rPrChange w:id="550" w:author="Seongyong" w:date="2026-03-18T09:38:00Z" w16du:dateUtc="2026-03-18T09:38:00Z">
            <w:rPr>
              <w:lang w:val="fr-FR"/>
            </w:rPr>
          </w:rPrChange>
        </w:rPr>
        <w:t>At first, the slogan sounded pushy, like we were forcing people to act. After reflecting, I revised it to stay persuasive but respectful, so the audience felt invited rather than pressured. (Student 16, Interview)</w:t>
      </w:r>
    </w:p>
    <w:p w14:paraId="2C8160C7" w14:textId="5AE5D7C4" w:rsidR="00162A7F" w:rsidRPr="000F5D13" w:rsidRDefault="00455AF1" w:rsidP="00455AF1">
      <w:pPr>
        <w:ind w:leftChars="100" w:left="220"/>
        <w:rPr>
          <w:rFonts w:eastAsia="맑은 고딕"/>
          <w:lang w:eastAsia="ko-KR"/>
          <w:rPrChange w:id="551" w:author="Seongyong" w:date="2026-03-18T09:38:00Z" w16du:dateUtc="2026-03-18T09:38:00Z">
            <w:rPr>
              <w:rFonts w:eastAsia="맑은 고딕"/>
              <w:lang w:val="fr-FR" w:eastAsia="ko-KR"/>
            </w:rPr>
          </w:rPrChange>
        </w:rPr>
      </w:pPr>
      <w:r w:rsidRPr="000F5D13">
        <w:rPr>
          <w:rPrChange w:id="552" w:author="Seongyong" w:date="2026-03-18T09:38:00Z" w16du:dateUtc="2026-03-18T09:38:00Z">
            <w:rPr>
              <w:lang w:val="fr-FR"/>
            </w:rPr>
          </w:rPrChange>
        </w:rPr>
        <w:lastRenderedPageBreak/>
        <w:t>After reviewing the AI-generated description, I felt it was too general and relied on exaggerated claims, such as ‘50 million images,’ which could damage credibility. So, I revised the text to include more culturally appropriate information and realized that responsible authorship requires critical evaluation. (Student 23, Reflective Journal)</w:t>
      </w:r>
    </w:p>
    <w:p w14:paraId="5EF4209D" w14:textId="19B83D01" w:rsidR="00B12550" w:rsidRPr="000F5D13" w:rsidRDefault="00675BE7" w:rsidP="00675BE7">
      <w:pPr>
        <w:rPr>
          <w:rFonts w:ascii="Arial" w:eastAsia="Arial Unicode MS" w:hAnsi="Arial" w:cs="Arial"/>
          <w:b/>
          <w:sz w:val="24"/>
        </w:rPr>
      </w:pPr>
      <w:r w:rsidRPr="000F5D13">
        <w:rPr>
          <w:rFonts w:ascii="Arial" w:eastAsia="Arial Unicode MS" w:hAnsi="Arial" w:cs="Arial"/>
          <w:b/>
          <w:sz w:val="24"/>
        </w:rPr>
        <w:t>Discussion and implications</w:t>
      </w:r>
    </w:p>
    <w:p w14:paraId="40B05976" w14:textId="77777777" w:rsidR="00E33616" w:rsidRPr="000F5D13" w:rsidRDefault="00E33616" w:rsidP="00E33616">
      <w:pPr>
        <w:rPr>
          <w:rPrChange w:id="553" w:author="Seongyong" w:date="2026-03-18T09:38:00Z" w16du:dateUtc="2026-03-18T09:38:00Z">
            <w:rPr>
              <w:lang w:val="fr-FR"/>
            </w:rPr>
          </w:rPrChange>
        </w:rPr>
      </w:pPr>
      <w:r w:rsidRPr="000F5D13">
        <w:rPr>
          <w:rPrChange w:id="554" w:author="Seongyong" w:date="2026-03-18T09:38:00Z" w16du:dateUtc="2026-03-18T09:38:00Z">
            <w:rPr>
              <w:lang w:val="fr-FR"/>
            </w:rPr>
          </w:rPrChange>
        </w:rPr>
        <w:t xml:space="preserve">Given that the integrated use of GenAI and metaverse technologies have been unexplored in teacher-training, particularly for enhancing pre-service teachers’ CK, this study demonstrated that a technology-enhanced, design-based approach can develop CK. The findings indicate that student-AI collaboration in design projects activates learner agency in reflecting on theoretical concepts and technology use in real-world applications (Kim et al., 2023; Jeon et al., 2022; </w:t>
      </w:r>
      <w:proofErr w:type="spellStart"/>
      <w:r w:rsidRPr="000F5D13">
        <w:rPr>
          <w:rPrChange w:id="555" w:author="Seongyong" w:date="2026-03-18T09:38:00Z" w16du:dateUtc="2026-03-18T09:38:00Z">
            <w:rPr>
              <w:lang w:val="fr-FR"/>
            </w:rPr>
          </w:rPrChange>
        </w:rPr>
        <w:t>Tondeur</w:t>
      </w:r>
      <w:proofErr w:type="spellEnd"/>
      <w:r w:rsidRPr="000F5D13">
        <w:rPr>
          <w:rPrChange w:id="556" w:author="Seongyong" w:date="2026-03-18T09:38:00Z" w16du:dateUtc="2026-03-18T09:38:00Z">
            <w:rPr>
              <w:lang w:val="fr-FR"/>
            </w:rPr>
          </w:rPrChange>
        </w:rPr>
        <w:t xml:space="preserve"> et al., 2025).</w:t>
      </w:r>
    </w:p>
    <w:p w14:paraId="4864DE61" w14:textId="1C383002" w:rsidR="00E33616" w:rsidRPr="000F5D13" w:rsidRDefault="00E33616" w:rsidP="00E33616">
      <w:pPr>
        <w:rPr>
          <w:rPrChange w:id="557" w:author="Seongyong" w:date="2026-03-18T09:38:00Z" w16du:dateUtc="2026-03-18T09:38:00Z">
            <w:rPr>
              <w:lang w:val="fr-FR"/>
            </w:rPr>
          </w:rPrChange>
        </w:rPr>
      </w:pPr>
      <w:r w:rsidRPr="000F5D13">
        <w:rPr>
          <w:rPrChange w:id="558" w:author="Seongyong" w:date="2026-03-18T09:38:00Z" w16du:dateUtc="2026-03-18T09:38:00Z">
            <w:rPr>
              <w:lang w:val="fr-FR"/>
            </w:rPr>
          </w:rPrChange>
        </w:rPr>
        <w:t>Regarding RQ1, which explored how iterative GenAI–metaverse design fostered pre-service teachers’ CK, the findings indicate that CK developed when abstract applied linguistics concepts were enacted in audience-specific artefacts through authentic design rather than taught as declarative knowledge (Bartels, 2005; Zhang et al., 2025). Within iterative cycles of planning, creating, evaluating, and revising, GenAI and the metaverse served as mediating tools that turned perceived affordances into concrete design actions (Bower, 2019; Jeon et al., 2022). GenAI required students to make explicit choices about register, stance, and cohesion, while metaverse affordances such as spatial layout and interactive displays enabled them to stage and experiment with discourse and genre meanings in immersive contexts (Hwang et al., 2025; Lee &amp; Kim, 2025). Reflections further showed that this design-based active learning was scaffolded by SQD-informed strategies</w:t>
      </w:r>
      <w:del w:id="559" w:author="Seongyong" w:date="2026-03-18T14:05:00Z" w16du:dateUtc="2026-03-18T14:05:00Z">
        <w:r w:rsidRPr="000F5D13" w:rsidDel="00037AB0">
          <w:rPr>
            <w:rPrChange w:id="560" w:author="Seongyong" w:date="2026-03-18T09:38:00Z" w16du:dateUtc="2026-03-18T09:38:00Z">
              <w:rPr>
                <w:lang w:val="fr-FR"/>
              </w:rPr>
            </w:rPrChange>
          </w:rPr>
          <w:delText>—</w:delText>
        </w:r>
      </w:del>
      <w:ins w:id="561" w:author="Seongyong" w:date="2026-03-18T14:05:00Z" w16du:dateUtc="2026-03-18T14:05:00Z">
        <w:r w:rsidR="00037AB0">
          <w:rPr>
            <w:rFonts w:eastAsia="맑은 고딕" w:hint="eastAsia"/>
            <w:lang w:eastAsia="ko-KR"/>
          </w:rPr>
          <w:t xml:space="preserve">( e.g., </w:t>
        </w:r>
      </w:ins>
      <w:r w:rsidRPr="000F5D13">
        <w:rPr>
          <w:rPrChange w:id="562" w:author="Seongyong" w:date="2026-03-18T09:38:00Z" w16du:dateUtc="2026-03-18T09:38:00Z">
            <w:rPr>
              <w:lang w:val="fr-FR"/>
            </w:rPr>
          </w:rPrChange>
        </w:rPr>
        <w:t>modelling, authentic tasks, collaboration, and reflection</w:t>
      </w:r>
      <w:del w:id="563" w:author="Seongyong" w:date="2026-03-18T14:06:00Z" w16du:dateUtc="2026-03-18T14:06:00Z">
        <w:r w:rsidRPr="000F5D13" w:rsidDel="00037AB0">
          <w:rPr>
            <w:rPrChange w:id="564" w:author="Seongyong" w:date="2026-03-18T09:38:00Z" w16du:dateUtc="2026-03-18T09:38:00Z">
              <w:rPr>
                <w:lang w:val="fr-FR"/>
              </w:rPr>
            </w:rPrChange>
          </w:rPr>
          <w:delText>—</w:delText>
        </w:r>
      </w:del>
      <w:ins w:id="565" w:author="Seongyong" w:date="2026-03-18T14:06:00Z" w16du:dateUtc="2026-03-18T14:06:00Z">
        <w:r w:rsidR="00037AB0">
          <w:rPr>
            <w:rFonts w:eastAsia="맑은 고딕" w:hint="eastAsia"/>
            <w:lang w:eastAsia="ko-KR"/>
          </w:rPr>
          <w:t xml:space="preserve">) </w:t>
        </w:r>
      </w:ins>
      <w:r w:rsidRPr="000F5D13">
        <w:rPr>
          <w:rPrChange w:id="566" w:author="Seongyong" w:date="2026-03-18T09:38:00Z" w16du:dateUtc="2026-03-18T09:38:00Z">
            <w:rPr>
              <w:lang w:val="fr-FR"/>
            </w:rPr>
          </w:rPrChange>
        </w:rPr>
        <w:t>that supported CK growth beyond technocentric training (</w:t>
      </w:r>
      <w:proofErr w:type="spellStart"/>
      <w:r w:rsidRPr="000F5D13">
        <w:rPr>
          <w:rPrChange w:id="567" w:author="Seongyong" w:date="2026-03-18T09:38:00Z" w16du:dateUtc="2026-03-18T09:38:00Z">
            <w:rPr>
              <w:lang w:val="fr-FR"/>
            </w:rPr>
          </w:rPrChange>
        </w:rPr>
        <w:t>Tondeur</w:t>
      </w:r>
      <w:proofErr w:type="spellEnd"/>
      <w:r w:rsidRPr="000F5D13">
        <w:rPr>
          <w:rPrChange w:id="568" w:author="Seongyong" w:date="2026-03-18T09:38:00Z" w16du:dateUtc="2026-03-18T09:38:00Z">
            <w:rPr>
              <w:lang w:val="fr-FR"/>
            </w:rPr>
          </w:rPrChange>
        </w:rPr>
        <w:t xml:space="preserve"> et al., 2025; Wu &amp; Chun, 2025). Consistent with the SAC perspective, participants also </w:t>
      </w:r>
      <w:del w:id="569" w:author="Seongyong" w:date="2026-03-18T14:06:00Z" w16du:dateUtc="2026-03-18T14:06:00Z">
        <w:r w:rsidRPr="000F5D13" w:rsidDel="00C1760B">
          <w:rPr>
            <w:rPrChange w:id="570" w:author="Seongyong" w:date="2026-03-18T09:38:00Z" w16du:dateUtc="2026-03-18T09:38:00Z">
              <w:rPr>
                <w:lang w:val="fr-FR"/>
              </w:rPr>
            </w:rPrChange>
          </w:rPr>
          <w:delText xml:space="preserve">positioned </w:delText>
        </w:r>
      </w:del>
      <w:ins w:id="571" w:author="Seongyong" w:date="2026-03-18T14:06:00Z" w16du:dateUtc="2026-03-18T14:06:00Z">
        <w:r w:rsidR="00C1760B">
          <w:rPr>
            <w:rFonts w:eastAsia="맑은 고딕" w:hint="eastAsia"/>
            <w:lang w:eastAsia="ko-KR"/>
          </w:rPr>
          <w:t xml:space="preserve">perceived </w:t>
        </w:r>
      </w:ins>
      <w:r w:rsidRPr="000F5D13">
        <w:rPr>
          <w:rPrChange w:id="572" w:author="Seongyong" w:date="2026-03-18T09:38:00Z" w16du:dateUtc="2026-03-18T09:38:00Z">
            <w:rPr>
              <w:lang w:val="fr-FR"/>
            </w:rPr>
          </w:rPrChange>
        </w:rPr>
        <w:t>GenAI as a co-designer, moving from learning about or from AI to learning with AI as they critiqued and adapted outputs</w:t>
      </w:r>
      <w:del w:id="573" w:author="Seongyong" w:date="2026-03-18T14:06:00Z" w16du:dateUtc="2026-03-18T14:06:00Z">
        <w:r w:rsidRPr="000F5D13" w:rsidDel="00C1760B">
          <w:rPr>
            <w:rPrChange w:id="574" w:author="Seongyong" w:date="2026-03-18T09:38:00Z" w16du:dateUtc="2026-03-18T09:38:00Z">
              <w:rPr>
                <w:lang w:val="fr-FR"/>
              </w:rPr>
            </w:rPrChange>
          </w:rPr>
          <w:delText xml:space="preserve"> according to disciplinary knowledge</w:delText>
        </w:r>
      </w:del>
      <w:r w:rsidRPr="000F5D13">
        <w:rPr>
          <w:rPrChange w:id="575" w:author="Seongyong" w:date="2026-03-18T09:38:00Z" w16du:dateUtc="2026-03-18T09:38:00Z">
            <w:rPr>
              <w:lang w:val="fr-FR"/>
            </w:rPr>
          </w:rPrChange>
        </w:rPr>
        <w:t xml:space="preserve"> (Kim et al., 2022; Moorhouse et al., 2024). Overall, these findings extend previous research by demonstrating how affordance-driven design tasks with GenAI and the metaverse can support CK development in teacher education (Lee &amp; Kim, 2025; Moorhouse et al., 2024).</w:t>
      </w:r>
    </w:p>
    <w:p w14:paraId="60B41943" w14:textId="77777777" w:rsidR="00E33616" w:rsidRPr="000F5D13" w:rsidRDefault="00E33616" w:rsidP="00E33616">
      <w:pPr>
        <w:rPr>
          <w:rPrChange w:id="576" w:author="Seongyong" w:date="2026-03-18T09:38:00Z" w16du:dateUtc="2026-03-18T09:38:00Z">
            <w:rPr>
              <w:lang w:val="fr-FR"/>
            </w:rPr>
          </w:rPrChange>
        </w:rPr>
      </w:pPr>
      <w:r w:rsidRPr="000F5D13">
        <w:rPr>
          <w:rPrChange w:id="577" w:author="Seongyong" w:date="2026-03-18T09:38:00Z" w16du:dateUtc="2026-03-18T09:38:00Z">
            <w:rPr>
              <w:lang w:val="fr-FR"/>
            </w:rPr>
          </w:rPrChange>
        </w:rPr>
        <w:t xml:space="preserve">Our data indicate that the effectiveness of design-based teacher training hinged on iteration: repeated plan–create–evaluate–revise cycles contributed to CK internalization (Choi et al., 2024). In these cycles, participants compared GenAI outputs, evaluated register and audience fit, and revised discourse moves and multimodal layouts to meet communicative goals. Using GenAI to refine drafts and the metaverse to adjust spatial narratives, they enacted applied linguistics knowledge in ways that were open to team discussion and negotiation. Aligned with TMLT-informed teacher education studies, our findings suggest that scaffolded, iterative practice—where learners agentively orchestrated affordances—fostered CK internalization effectively (Bower, 2019; </w:t>
      </w:r>
      <w:proofErr w:type="spellStart"/>
      <w:r w:rsidRPr="000F5D13">
        <w:rPr>
          <w:rPrChange w:id="578" w:author="Seongyong" w:date="2026-03-18T09:38:00Z" w16du:dateUtc="2026-03-18T09:38:00Z">
            <w:rPr>
              <w:lang w:val="fr-FR"/>
            </w:rPr>
          </w:rPrChange>
        </w:rPr>
        <w:t>Tondeur</w:t>
      </w:r>
      <w:proofErr w:type="spellEnd"/>
      <w:r w:rsidRPr="000F5D13">
        <w:rPr>
          <w:rPrChange w:id="579" w:author="Seongyong" w:date="2026-03-18T09:38:00Z" w16du:dateUtc="2026-03-18T09:38:00Z">
            <w:rPr>
              <w:lang w:val="fr-FR"/>
            </w:rPr>
          </w:rPrChange>
        </w:rPr>
        <w:t xml:space="preserve"> et al., 2025; Hwang et al., 2025). While prior studies credited iteration in GenAI and metaverse design separately (Lee et al., 2025), our study extends this by showing how their combined affordances—the designability of GenAI for draft generation and the </w:t>
      </w:r>
      <w:proofErr w:type="spellStart"/>
      <w:r w:rsidRPr="000F5D13">
        <w:rPr>
          <w:rPrChange w:id="580" w:author="Seongyong" w:date="2026-03-18T09:38:00Z" w16du:dateUtc="2026-03-18T09:38:00Z">
            <w:rPr>
              <w:lang w:val="fr-FR"/>
            </w:rPr>
          </w:rPrChange>
        </w:rPr>
        <w:t>constructibility</w:t>
      </w:r>
      <w:proofErr w:type="spellEnd"/>
      <w:r w:rsidRPr="000F5D13">
        <w:rPr>
          <w:rPrChange w:id="581" w:author="Seongyong" w:date="2026-03-18T09:38:00Z" w16du:dateUtc="2026-03-18T09:38:00Z">
            <w:rPr>
              <w:lang w:val="fr-FR"/>
            </w:rPr>
          </w:rPrChange>
        </w:rPr>
        <w:t xml:space="preserve"> of metaverse platforms for spatial reconfiguration—offer student teachers additional theory-to-practice opportunities for CK application (Lee &amp; Wu, 2024; Wu &amp; Chun, 2025).</w:t>
      </w:r>
    </w:p>
    <w:p w14:paraId="7839FA00" w14:textId="4FFA2AD2" w:rsidR="00E33616" w:rsidRPr="000F5D13" w:rsidRDefault="00E33616" w:rsidP="00E33616">
      <w:pPr>
        <w:rPr>
          <w:rPrChange w:id="582" w:author="Seongyong" w:date="2026-03-18T09:38:00Z" w16du:dateUtc="2026-03-18T09:38:00Z">
            <w:rPr>
              <w:lang w:val="fr-FR"/>
            </w:rPr>
          </w:rPrChange>
        </w:rPr>
      </w:pPr>
      <w:r w:rsidRPr="000F5D13">
        <w:rPr>
          <w:rPrChange w:id="583" w:author="Seongyong" w:date="2026-03-18T09:38:00Z" w16du:dateUtc="2026-03-18T09:38:00Z">
            <w:rPr>
              <w:lang w:val="fr-FR"/>
            </w:rPr>
          </w:rPrChange>
        </w:rPr>
        <w:t xml:space="preserve"> As to RQ2, which examined how learner agency mediates the relation between TK and CK in a GenAI–metaverse design context, our analysis shows that it was agentive orchestration</w:t>
      </w:r>
      <w:del w:id="584" w:author="Seongyong" w:date="2026-03-18T14:07:00Z" w16du:dateUtc="2026-03-18T14:07:00Z">
        <w:r w:rsidRPr="000F5D13" w:rsidDel="00AD4C6F">
          <w:rPr>
            <w:rPrChange w:id="585" w:author="Seongyong" w:date="2026-03-18T09:38:00Z" w16du:dateUtc="2026-03-18T09:38:00Z">
              <w:rPr>
                <w:lang w:val="fr-FR"/>
              </w:rPr>
            </w:rPrChange>
          </w:rPr>
          <w:delText>—goal setting, selective uptake, and revision—</w:delText>
        </w:r>
      </w:del>
      <w:ins w:id="586" w:author="Seongyong" w:date="2026-03-18T14:07:00Z" w16du:dateUtc="2026-03-18T14:07:00Z">
        <w:r w:rsidR="00AD4C6F">
          <w:rPr>
            <w:rFonts w:eastAsia="맑은 고딕" w:hint="eastAsia"/>
            <w:lang w:eastAsia="ko-KR"/>
          </w:rPr>
          <w:t xml:space="preserve"> </w:t>
        </w:r>
      </w:ins>
      <w:r w:rsidRPr="000F5D13">
        <w:rPr>
          <w:rPrChange w:id="587" w:author="Seongyong" w:date="2026-03-18T09:38:00Z" w16du:dateUtc="2026-03-18T09:38:00Z">
            <w:rPr>
              <w:lang w:val="fr-FR"/>
            </w:rPr>
          </w:rPrChange>
        </w:rPr>
        <w:t xml:space="preserve">rather than the tools themselves that transformed affordances into CK growth (Bower, 2019; Chen, 2022; Jeon &amp; Lee, 2023). Participants enacted agency by strategically adapting GenAI outputs and engaging in design-based revision, purposefully accepting, rejecting, or customizing text and visuals against diverse criteria of genre, audience, and ethics, thereby mediating TK into CK. Viewed through the SAC lens (Kim et al., 2022), this shift from learning from AI to learning with AI positioned GenAI as a co-designer whose drafts invited the participants’ critique and refinement, turning potentially passive knowledge into active practice (Lee &amp; Kim, 2025; Zhang et al., 2025). Extending prior work on the role of agency in actualizing affordances (Bower, 2019; Lee et al., 2025), our findings locate agency within </w:t>
      </w:r>
      <w:del w:id="588" w:author="Seongyong" w:date="2026-03-18T14:09:00Z" w16du:dateUtc="2026-03-18T14:09:00Z">
        <w:r w:rsidRPr="000F5D13" w:rsidDel="00BF494E">
          <w:rPr>
            <w:rPrChange w:id="589" w:author="Seongyong" w:date="2026-03-18T09:38:00Z" w16du:dateUtc="2026-03-18T09:38:00Z">
              <w:rPr>
                <w:lang w:val="fr-FR"/>
              </w:rPr>
            </w:rPrChange>
          </w:rPr>
          <w:delText xml:space="preserve">structured </w:delText>
        </w:r>
      </w:del>
      <w:ins w:id="590" w:author="Seongyong" w:date="2026-03-18T14:09:00Z" w16du:dateUtc="2026-03-18T14:09:00Z">
        <w:r w:rsidR="00BF494E">
          <w:rPr>
            <w:rFonts w:eastAsia="맑은 고딕" w:hint="eastAsia"/>
            <w:lang w:eastAsia="ko-KR"/>
          </w:rPr>
          <w:t>strategic</w:t>
        </w:r>
        <w:r w:rsidR="00BF494E" w:rsidRPr="000F5D13">
          <w:rPr>
            <w:rPrChange w:id="591" w:author="Seongyong" w:date="2026-03-18T09:38:00Z" w16du:dateUtc="2026-03-18T09:38:00Z">
              <w:rPr>
                <w:lang w:val="fr-FR"/>
              </w:rPr>
            </w:rPrChange>
          </w:rPr>
          <w:t xml:space="preserve"> </w:t>
        </w:r>
      </w:ins>
      <w:r w:rsidRPr="000F5D13">
        <w:rPr>
          <w:rPrChange w:id="592" w:author="Seongyong" w:date="2026-03-18T09:38:00Z" w16du:dateUtc="2026-03-18T09:38:00Z">
            <w:rPr>
              <w:lang w:val="fr-FR"/>
            </w:rPr>
          </w:rPrChange>
        </w:rPr>
        <w:t xml:space="preserve">iterations that operationalized CK criteria in multimodal artefacts, </w:t>
      </w:r>
      <w:r w:rsidRPr="000F5D13">
        <w:rPr>
          <w:rPrChange w:id="593" w:author="Seongyong" w:date="2026-03-18T09:38:00Z" w16du:dateUtc="2026-03-18T09:38:00Z">
            <w:rPr>
              <w:lang w:val="fr-FR"/>
            </w:rPr>
          </w:rPrChange>
        </w:rPr>
        <w:lastRenderedPageBreak/>
        <w:t xml:space="preserve">linking applied linguistics theory to </w:t>
      </w:r>
      <w:del w:id="594" w:author="Seongyong" w:date="2026-03-18T14:10:00Z" w16du:dateUtc="2026-03-18T14:10:00Z">
        <w:r w:rsidRPr="000F5D13" w:rsidDel="003C7048">
          <w:rPr>
            <w:rPrChange w:id="595" w:author="Seongyong" w:date="2026-03-18T09:38:00Z" w16du:dateUtc="2026-03-18T09:38:00Z">
              <w:rPr>
                <w:lang w:val="fr-FR"/>
              </w:rPr>
            </w:rPrChange>
          </w:rPr>
          <w:delText xml:space="preserve">concrete </w:delText>
        </w:r>
      </w:del>
      <w:r w:rsidRPr="000F5D13">
        <w:rPr>
          <w:rPrChange w:id="596" w:author="Seongyong" w:date="2026-03-18T09:38:00Z" w16du:dateUtc="2026-03-18T09:38:00Z">
            <w:rPr>
              <w:lang w:val="fr-FR"/>
            </w:rPr>
          </w:rPrChange>
        </w:rPr>
        <w:t>genre-related discourse decisions (Bartels, 2005; Lee &amp; Kim, 2025).</w:t>
      </w:r>
    </w:p>
    <w:p w14:paraId="6338C9F5" w14:textId="77777777" w:rsidR="00E33616" w:rsidRPr="000F5D13" w:rsidRDefault="00E33616" w:rsidP="00E33616">
      <w:pPr>
        <w:rPr>
          <w:rPrChange w:id="597" w:author="Seongyong" w:date="2026-03-18T09:38:00Z" w16du:dateUtc="2026-03-18T09:38:00Z">
            <w:rPr>
              <w:lang w:val="fr-FR"/>
            </w:rPr>
          </w:rPrChange>
        </w:rPr>
      </w:pPr>
      <w:r w:rsidRPr="000F5D13">
        <w:rPr>
          <w:rPrChange w:id="598" w:author="Seongyong" w:date="2026-03-18T09:38:00Z" w16du:dateUtc="2026-03-18T09:38:00Z">
            <w:rPr>
              <w:lang w:val="fr-FR"/>
            </w:rPr>
          </w:rPrChange>
        </w:rPr>
        <w:t xml:space="preserve"> The findings further show that participants’ collaborative design with GenAI and the metaverse can be framed through the lens of distributed agency, where action is shared across students, GenAI, and the platform, and emerges relationally among human and non-human actors (Godwin-Jones, 2024). In this study, AI outputs functioned as shared objects around which peers exercised co-reflexivity, interrogating, revising, and recontextualizing the outputs to meet genre and audience expectations (Godwin-Jones, 2024; Kahn, 2014). Group showrooms exemplified this process, as the participants modified and embedded multimodal artefacts in 3D spaces, a dynamic activity consistent with resistance–accommodation cycles in human–technology interactions (</w:t>
      </w:r>
      <w:proofErr w:type="spellStart"/>
      <w:r w:rsidRPr="000F5D13">
        <w:rPr>
          <w:rPrChange w:id="599" w:author="Seongyong" w:date="2026-03-18T09:38:00Z" w16du:dateUtc="2026-03-18T09:38:00Z">
            <w:rPr>
              <w:lang w:val="fr-FR"/>
            </w:rPr>
          </w:rPrChange>
        </w:rPr>
        <w:t>Högström</w:t>
      </w:r>
      <w:proofErr w:type="spellEnd"/>
      <w:r w:rsidRPr="000F5D13">
        <w:rPr>
          <w:rPrChange w:id="600" w:author="Seongyong" w:date="2026-03-18T09:38:00Z" w16du:dateUtc="2026-03-18T09:38:00Z">
            <w:rPr>
              <w:lang w:val="fr-FR"/>
            </w:rPr>
          </w:rPrChange>
        </w:rPr>
        <w:t xml:space="preserve"> et al., 2024). Notably, in these cycles of interacting with GenAI and the metaverse as non-human actors in the given network, students divided responsibilities: some generated prompts and screened AI outputs, while others refined language, adapted visuals, or aligned content with audience expectations, taking complementary roles such as prompt initiator, editor, or presenter. Unlike earlier studies that explored distributed agency in online forums (Sandoval-Cruz et al., 2022) or PBL-based contexts (Zhang et al., 2025), our research operationalizes it in L2 teacher education with GenAI and the metaverse, showing how team-level critique and re-authoring of AI outputs enabled collaborative CK reconstruction. This moves beyond technocentric accounts of tools (Godwin-Jones, 2024) or individual-level views of engagement (Biesta &amp; Tedder, 2007; Kahn, 2014). This suggests that cultivating distributed agency in this way can contribute to pre-service teachers’ professional development by fostering critical design skills, collaborative authorship, and adaptive expertise in technology-mediated environments (Godwin-Jones, 2024; </w:t>
      </w:r>
      <w:proofErr w:type="spellStart"/>
      <w:r w:rsidRPr="000F5D13">
        <w:rPr>
          <w:rPrChange w:id="601" w:author="Seongyong" w:date="2026-03-18T09:38:00Z" w16du:dateUtc="2026-03-18T09:38:00Z">
            <w:rPr>
              <w:lang w:val="fr-FR"/>
            </w:rPr>
          </w:rPrChange>
        </w:rPr>
        <w:t>Högström</w:t>
      </w:r>
      <w:proofErr w:type="spellEnd"/>
      <w:r w:rsidRPr="000F5D13">
        <w:rPr>
          <w:rPrChange w:id="602" w:author="Seongyong" w:date="2026-03-18T09:38:00Z" w16du:dateUtc="2026-03-18T09:38:00Z">
            <w:rPr>
              <w:lang w:val="fr-FR"/>
            </w:rPr>
          </w:rPrChange>
        </w:rPr>
        <w:t xml:space="preserve"> et al., 2024).</w:t>
      </w:r>
    </w:p>
    <w:p w14:paraId="1320285D" w14:textId="4B726369" w:rsidR="00675BE7" w:rsidRPr="000F5D13" w:rsidRDefault="00E33616" w:rsidP="00E33616">
      <w:pPr>
        <w:rPr>
          <w:rPrChange w:id="603" w:author="Seongyong" w:date="2026-03-18T09:38:00Z" w16du:dateUtc="2026-03-18T09:38:00Z">
            <w:rPr>
              <w:lang w:val="fr-FR"/>
            </w:rPr>
          </w:rPrChange>
        </w:rPr>
      </w:pPr>
      <w:r w:rsidRPr="000F5D13">
        <w:rPr>
          <w:rPrChange w:id="604" w:author="Seongyong" w:date="2026-03-18T09:38:00Z" w16du:dateUtc="2026-03-18T09:38:00Z">
            <w:rPr>
              <w:lang w:val="fr-FR"/>
            </w:rPr>
          </w:rPrChange>
        </w:rPr>
        <w:t xml:space="preserve"> Finally, the data also highlights how reflective inquiry enhanced critical language awareness, allowing students to examine GenAI outputs for ethical stance, audience appropriateness, and genre fit. Reflection was used as a metacognitive strategy through which participants critiqued and revised their work </w:t>
      </w:r>
      <w:proofErr w:type="gramStart"/>
      <w:r w:rsidRPr="000F5D13">
        <w:rPr>
          <w:rPrChange w:id="605" w:author="Seongyong" w:date="2026-03-18T09:38:00Z" w16du:dateUtc="2026-03-18T09:38:00Z">
            <w:rPr>
              <w:lang w:val="fr-FR"/>
            </w:rPr>
          </w:rPrChange>
        </w:rPr>
        <w:t>in light of</w:t>
      </w:r>
      <w:proofErr w:type="gramEnd"/>
      <w:r w:rsidRPr="000F5D13">
        <w:rPr>
          <w:rPrChange w:id="606" w:author="Seongyong" w:date="2026-03-18T09:38:00Z" w16du:dateUtc="2026-03-18T09:38:00Z">
            <w:rPr>
              <w:lang w:val="fr-FR"/>
            </w:rPr>
          </w:rPrChange>
        </w:rPr>
        <w:t xml:space="preserve"> communicative appropriateness and cultural inclusivity (Chen, 2023; Jeon et al., 2022; </w:t>
      </w:r>
      <w:proofErr w:type="spellStart"/>
      <w:r w:rsidRPr="000F5D13">
        <w:rPr>
          <w:rPrChange w:id="607" w:author="Seongyong" w:date="2026-03-18T09:38:00Z" w16du:dateUtc="2026-03-18T09:38:00Z">
            <w:rPr>
              <w:lang w:val="fr-FR"/>
            </w:rPr>
          </w:rPrChange>
        </w:rPr>
        <w:t>Tondeur</w:t>
      </w:r>
      <w:proofErr w:type="spellEnd"/>
      <w:r w:rsidRPr="000F5D13">
        <w:rPr>
          <w:rPrChange w:id="608" w:author="Seongyong" w:date="2026-03-18T09:38:00Z" w16du:dateUtc="2026-03-18T09:38:00Z">
            <w:rPr>
              <w:lang w:val="fr-FR"/>
            </w:rPr>
          </w:rPrChange>
        </w:rPr>
        <w:t xml:space="preserve"> et al., 2025). These practices corroborate prior research that frames critical digital and AI literacy as essential teacher-education competencies, highlighting not only technical proficiency but also the ability to evaluate, critique, and redesign digital texts for equity and inclusion (Lee</w:t>
      </w:r>
      <w:del w:id="609" w:author="Seongyong" w:date="2026-03-18T14:12:00Z" w16du:dateUtc="2026-03-18T14:12:00Z">
        <w:r w:rsidRPr="000F5D13" w:rsidDel="0077451C">
          <w:rPr>
            <w:rPrChange w:id="610" w:author="Seongyong" w:date="2026-03-18T09:38:00Z" w16du:dateUtc="2026-03-18T09:38:00Z">
              <w:rPr>
                <w:lang w:val="fr-FR"/>
              </w:rPr>
            </w:rPrChange>
          </w:rPr>
          <w:delText>, Jeon, et al., 2025b</w:delText>
        </w:r>
      </w:del>
      <w:ins w:id="611" w:author="Seongyong" w:date="2026-03-18T14:12:00Z" w16du:dateUtc="2026-03-18T14:12:00Z">
        <w:r w:rsidR="0077451C">
          <w:rPr>
            <w:rFonts w:eastAsia="맑은 고딕" w:hint="eastAsia"/>
            <w:lang w:eastAsia="ko-KR"/>
          </w:rPr>
          <w:t xml:space="preserve"> et al., 2026</w:t>
        </w:r>
      </w:ins>
      <w:r w:rsidRPr="000F5D13">
        <w:rPr>
          <w:rPrChange w:id="612" w:author="Seongyong" w:date="2026-03-18T09:38:00Z" w16du:dateUtc="2026-03-18T09:38:00Z">
            <w:rPr>
              <w:lang w:val="fr-FR"/>
            </w:rPr>
          </w:rPrChange>
        </w:rPr>
        <w:t>; Moorhouse et al., 2024). By embedding reflective inquiry in authentic design tasks, this study thus linked CK development with professional growth through cultivating ethical judgment and critical literacy to interrogate how digital tools shape discourse and its implications for fairness, authorship, and cultural inclusivity (Moorhouse et al., 2024; Pei et al., 2025). This discussion is associated with concerns about over-reliance and metacognitive laziness in GenAI-mediated learning (Fan et al., 2025). Rather than treating GenAI as an answer tool, in this study, the participants kept engaging in calibration outputs, justification against CK-based criteria, and collaborative critique, which required them to externalize reasoning and sustain metacognitive monitoring. This suggests that design-based active learning with critical inquiries can mitigate unreflective dependence by positioning GenAI as a draft-producing co-designer that invites scrutiny and revision, rather than as a substitute for disciplinary thinking (Lee &amp; Jeon, 2023; Moorhouse et al., 2024).</w:t>
      </w:r>
    </w:p>
    <w:p w14:paraId="02F9ACCA" w14:textId="06312681" w:rsidR="00675BE7" w:rsidRPr="000F5D13" w:rsidRDefault="004747C8" w:rsidP="00675BE7">
      <w:pPr>
        <w:rPr>
          <w:rPrChange w:id="613" w:author="Seongyong" w:date="2026-03-18T09:38:00Z" w16du:dateUtc="2026-03-18T09:38:00Z">
            <w:rPr>
              <w:lang w:val="fr-FR"/>
            </w:rPr>
          </w:rPrChange>
        </w:rPr>
      </w:pPr>
      <w:r w:rsidRPr="000F5D13">
        <w:rPr>
          <w:rFonts w:ascii="Arial" w:eastAsia="Arial Unicode MS" w:hAnsi="Arial" w:cs="Arial"/>
          <w:b/>
          <w:sz w:val="24"/>
        </w:rPr>
        <w:t>Conclusion</w:t>
      </w:r>
    </w:p>
    <w:p w14:paraId="28CF508D" w14:textId="77777777" w:rsidR="00054A60" w:rsidRPr="000F5D13" w:rsidRDefault="00054A60" w:rsidP="00054A60">
      <w:pPr>
        <w:rPr>
          <w:rPrChange w:id="614" w:author="Seongyong" w:date="2026-03-18T09:38:00Z" w16du:dateUtc="2026-03-18T09:38:00Z">
            <w:rPr>
              <w:lang w:val="fr-FR"/>
            </w:rPr>
          </w:rPrChange>
        </w:rPr>
      </w:pPr>
      <w:r w:rsidRPr="000F5D13">
        <w:rPr>
          <w:rPrChange w:id="615" w:author="Seongyong" w:date="2026-03-18T09:38:00Z" w16du:dateUtc="2026-03-18T09:38:00Z">
            <w:rPr>
              <w:lang w:val="fr-FR"/>
            </w:rPr>
          </w:rPrChange>
        </w:rPr>
        <w:t>This study explored how a design-based project integrating GenAI and a metaverse platform supported the development of CK in applied linguistics among pre-service English teachers. The combined affordances of the two technologies engaged participants in iterative design cycles, giving them opportunities to apply applied linguistics knowledge in practice by testing, justifying, and refining design decisions in relation to genre, audience, and ethical considerations. The findings show that learner agency, which is enacted through goal setting, selective uptake, and revision, mediated how technological affordances were translated into design actions guided by disciplinary knowledge (e.g., discourse and genre analysis for business communication), supporting the internalization of CK beyond declarative knowledge (Bartels, 2005; Bower, 2019; Lee &amp; Wu, 2024).</w:t>
      </w:r>
    </w:p>
    <w:p w14:paraId="3451F99B" w14:textId="3345B9F0" w:rsidR="00054A60" w:rsidRPr="000F5D13" w:rsidRDefault="00054A60" w:rsidP="00054A60">
      <w:pPr>
        <w:rPr>
          <w:rPrChange w:id="616" w:author="Seongyong" w:date="2026-03-18T09:38:00Z" w16du:dateUtc="2026-03-18T09:38:00Z">
            <w:rPr>
              <w:lang w:val="fr-FR"/>
            </w:rPr>
          </w:rPrChange>
        </w:rPr>
      </w:pPr>
      <w:r w:rsidRPr="000F5D13">
        <w:rPr>
          <w:rPrChange w:id="617" w:author="Seongyong" w:date="2026-03-18T09:38:00Z" w16du:dateUtc="2026-03-18T09:38:00Z">
            <w:rPr>
              <w:lang w:val="fr-FR"/>
            </w:rPr>
          </w:rPrChange>
        </w:rPr>
        <w:lastRenderedPageBreak/>
        <w:t>The findings provide both theoretical and pedagogical implications. Theoretically, the study specifies how TK can inform CK through agentive mediation in design-based projects, clarifying an affordance-and-agency process of learning in teacher education (Lee et al., 2025; Bower, 2019). Building on this account, future research could examine this TK–CK pathway by testing scaffolds for agency, such as goal setting, calibration, and critique protocols (Jeon et al., 2022), and by modelling the impact of technology mediation on performance-based CK (</w:t>
      </w:r>
      <w:proofErr w:type="spellStart"/>
      <w:r w:rsidRPr="000F5D13">
        <w:rPr>
          <w:rPrChange w:id="618" w:author="Seongyong" w:date="2026-03-18T09:38:00Z" w16du:dateUtc="2026-03-18T09:38:00Z">
            <w:rPr>
              <w:lang w:val="fr-FR"/>
            </w:rPr>
          </w:rPrChange>
        </w:rPr>
        <w:t>Tondeur</w:t>
      </w:r>
      <w:proofErr w:type="spellEnd"/>
      <w:r w:rsidRPr="000F5D13">
        <w:rPr>
          <w:rPrChange w:id="619" w:author="Seongyong" w:date="2026-03-18T09:38:00Z" w16du:dateUtc="2026-03-18T09:38:00Z">
            <w:rPr>
              <w:lang w:val="fr-FR"/>
            </w:rPr>
          </w:rPrChange>
        </w:rPr>
        <w:t xml:space="preserve"> et al., 2025). The findings also underscore iteration as a key mechanism of CK internalization: </w:t>
      </w:r>
      <w:del w:id="620" w:author="Seongyong" w:date="2026-03-18T14:13:00Z" w16du:dateUtc="2026-03-18T14:13:00Z">
        <w:r w:rsidRPr="000F5D13" w:rsidDel="003915F0">
          <w:rPr>
            <w:rPrChange w:id="621" w:author="Seongyong" w:date="2026-03-18T09:38:00Z" w16du:dateUtc="2026-03-18T09:38:00Z">
              <w:rPr>
                <w:lang w:val="fr-FR"/>
              </w:rPr>
            </w:rPrChange>
          </w:rPr>
          <w:delText xml:space="preserve">structured </w:delText>
        </w:r>
      </w:del>
      <w:ins w:id="622" w:author="Seongyong" w:date="2026-03-18T14:13:00Z" w16du:dateUtc="2026-03-18T14:13:00Z">
        <w:r w:rsidR="00A67E8D">
          <w:rPr>
            <w:rFonts w:eastAsia="맑은 고딕" w:hint="eastAsia"/>
            <w:lang w:eastAsia="ko-KR"/>
          </w:rPr>
          <w:t xml:space="preserve">the </w:t>
        </w:r>
      </w:ins>
      <w:r w:rsidRPr="000F5D13">
        <w:rPr>
          <w:rPrChange w:id="623" w:author="Seongyong" w:date="2026-03-18T09:38:00Z" w16du:dateUtc="2026-03-18T09:38:00Z">
            <w:rPr>
              <w:lang w:val="fr-FR"/>
            </w:rPr>
          </w:rPrChange>
        </w:rPr>
        <w:t>plan–create–evaluate–revise cycle</w:t>
      </w:r>
      <w:del w:id="624" w:author="Seongyong" w:date="2026-03-18T14:14:00Z" w16du:dateUtc="2026-03-18T14:14:00Z">
        <w:r w:rsidRPr="000F5D13" w:rsidDel="00A67E8D">
          <w:rPr>
            <w:rPrChange w:id="625" w:author="Seongyong" w:date="2026-03-18T09:38:00Z" w16du:dateUtc="2026-03-18T09:38:00Z">
              <w:rPr>
                <w:lang w:val="fr-FR"/>
              </w:rPr>
            </w:rPrChange>
          </w:rPr>
          <w:delText>s</w:delText>
        </w:r>
      </w:del>
      <w:r w:rsidRPr="000F5D13">
        <w:rPr>
          <w:rPrChange w:id="626" w:author="Seongyong" w:date="2026-03-18T09:38:00Z" w16du:dateUtc="2026-03-18T09:38:00Z">
            <w:rPr>
              <w:lang w:val="fr-FR"/>
            </w:rPr>
          </w:rPrChange>
        </w:rPr>
        <w:t xml:space="preserve"> can bind design decisions to genre, audience, and ethics criteria, stabilizing conceptual uptake (Campbell et al., 2022; Choi et al., 2024). Pedagogically, technology-enhanced teacher education should embed scaffolded, design-based iteration (e.g., modelling, authentic tasks, collaboration, reflection) to cultivate CK as well as TK, thereby supporting disciplinary expertise and professional readiness (Lee &amp; Kim, 2025; Moorhouse et al., 2024; </w:t>
      </w:r>
      <w:proofErr w:type="spellStart"/>
      <w:r w:rsidRPr="000F5D13">
        <w:rPr>
          <w:rPrChange w:id="627" w:author="Seongyong" w:date="2026-03-18T09:38:00Z" w16du:dateUtc="2026-03-18T09:38:00Z">
            <w:rPr>
              <w:lang w:val="fr-FR"/>
            </w:rPr>
          </w:rPrChange>
        </w:rPr>
        <w:t>Tondeur</w:t>
      </w:r>
      <w:proofErr w:type="spellEnd"/>
      <w:r w:rsidRPr="000F5D13">
        <w:rPr>
          <w:rPrChange w:id="628" w:author="Seongyong" w:date="2026-03-18T09:38:00Z" w16du:dateUtc="2026-03-18T09:38:00Z">
            <w:rPr>
              <w:lang w:val="fr-FR"/>
            </w:rPr>
          </w:rPrChange>
        </w:rPr>
        <w:t xml:space="preserve"> et al., 2025). Also, teacher education curricula should incorporate critical AI literacy as an explicit objective, ensuring that pre-service teachers can evaluate whether AI outputs align with disciplinary demands. Discipline-specific reflective tasks and rubrics that prompt students to justify AI-assisted designs with CK may further support the transformation of subject-matter knowledge into principled classroom practice (Pei et al., 2025).</w:t>
      </w:r>
    </w:p>
    <w:p w14:paraId="599AE237" w14:textId="47E1749E" w:rsidR="00675BE7" w:rsidRPr="000F5D13" w:rsidRDefault="00054A60" w:rsidP="00054A60">
      <w:pPr>
        <w:rPr>
          <w:rFonts w:eastAsia="맑은 고딕"/>
          <w:lang w:eastAsia="ko-KR"/>
          <w:rPrChange w:id="629" w:author="Seongyong" w:date="2026-03-18T09:38:00Z" w16du:dateUtc="2026-03-18T09:38:00Z">
            <w:rPr>
              <w:rFonts w:eastAsia="맑은 고딕"/>
              <w:lang w:val="fr-FR" w:eastAsia="ko-KR"/>
            </w:rPr>
          </w:rPrChange>
        </w:rPr>
      </w:pPr>
      <w:r w:rsidRPr="000F5D13">
        <w:rPr>
          <w:rPrChange w:id="630" w:author="Seongyong" w:date="2026-03-18T09:38:00Z" w16du:dateUtc="2026-03-18T09:38:00Z">
            <w:rPr>
              <w:lang w:val="fr-FR"/>
            </w:rPr>
          </w:rPrChange>
        </w:rPr>
        <w:t xml:space="preserve">This study has several limitations. First, its findings have limited generalizability, as they derive from a single course in one semester and rely on qualitative perception-based data. Future research could incorporate performance-based CK measures (e.g., rubric-based evaluations of artefacts), pre/post comparisons of instructional effectiveness, and longitudinal approaches tracking novice teachers’ practices to assess both immediate and lasting impacts on teacher learning. Second, the results are tied to the specific affordances of the GenAI and metaverse platforms, since students designed advertising brands and structured activities around </w:t>
      </w:r>
      <w:proofErr w:type="gramStart"/>
      <w:r w:rsidRPr="000F5D13">
        <w:rPr>
          <w:rPrChange w:id="631" w:author="Seongyong" w:date="2026-03-18T09:38:00Z" w16du:dateUtc="2026-03-18T09:38:00Z">
            <w:rPr>
              <w:lang w:val="fr-FR"/>
            </w:rPr>
          </w:rPrChange>
        </w:rPr>
        <w:t>particular theoretical</w:t>
      </w:r>
      <w:proofErr w:type="gramEnd"/>
      <w:r w:rsidRPr="000F5D13">
        <w:rPr>
          <w:rPrChange w:id="632" w:author="Seongyong" w:date="2026-03-18T09:38:00Z" w16du:dateUtc="2026-03-18T09:38:00Z">
            <w:rPr>
              <w:lang w:val="fr-FR"/>
            </w:rPr>
          </w:rPrChange>
        </w:rPr>
        <w:t xml:space="preserve"> constructs. This may restrict the applicability of this study’s findings to other tasks or subject areas. Future studies could address this by testing the approach with different project types, disciplinary domains, and technological platforms.</w:t>
      </w:r>
    </w:p>
    <w:p w14:paraId="385A11E3" w14:textId="77777777" w:rsidR="009D750E" w:rsidRPr="000F5D13" w:rsidRDefault="009D750E" w:rsidP="009D750E">
      <w:pPr>
        <w:pStyle w:val="Heading1"/>
      </w:pPr>
      <w:r w:rsidRPr="000F5D13">
        <w:t>References</w:t>
      </w:r>
    </w:p>
    <w:p w14:paraId="6806C461" w14:textId="77777777" w:rsidR="00EC28D7" w:rsidRPr="000F5D13" w:rsidRDefault="00EC28D7" w:rsidP="00EC28D7">
      <w:pPr>
        <w:pStyle w:val="References"/>
        <w:rPr>
          <w:rFonts w:eastAsia="맑은 고딕"/>
          <w:lang w:eastAsia="ko-KR"/>
        </w:rPr>
      </w:pPr>
      <w:r w:rsidRPr="000F5D13">
        <w:rPr>
          <w:rFonts w:eastAsia="맑은 고딕"/>
          <w:lang w:eastAsia="ko-KR"/>
        </w:rPr>
        <w:t>Al-</w:t>
      </w:r>
      <w:proofErr w:type="spellStart"/>
      <w:r w:rsidRPr="000F5D13">
        <w:rPr>
          <w:rFonts w:eastAsia="맑은 고딕"/>
          <w:lang w:eastAsia="ko-KR"/>
        </w:rPr>
        <w:t>Furaih</w:t>
      </w:r>
      <w:proofErr w:type="spellEnd"/>
      <w:r w:rsidRPr="000F5D13">
        <w:rPr>
          <w:rFonts w:eastAsia="맑은 고딕"/>
          <w:lang w:eastAsia="ko-KR"/>
        </w:rPr>
        <w:t xml:space="preserve">, S. A. A. (2017). Perceptions of pre-service teachers on the design of a learning environment based on the seven principles of good practice. </w:t>
      </w:r>
      <w:r w:rsidRPr="000F5D13">
        <w:rPr>
          <w:rFonts w:eastAsia="맑은 고딕"/>
          <w:i/>
          <w:iCs/>
          <w:lang w:eastAsia="ko-KR"/>
        </w:rPr>
        <w:t>Education and Information Technologies, 22</w:t>
      </w:r>
      <w:r w:rsidRPr="000F5D13">
        <w:rPr>
          <w:rFonts w:eastAsia="맑은 고딕"/>
          <w:lang w:eastAsia="ko-KR"/>
        </w:rPr>
        <w:t>(6), 3187–3205. https://doi.org/10.1007/s10639-017-9580-7</w:t>
      </w:r>
    </w:p>
    <w:p w14:paraId="6D62444E"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Bartels, N. (2005). Researching applied linguistics in language teacher education. In N. Bartels (Ed.), </w:t>
      </w:r>
      <w:r w:rsidRPr="000F5D13">
        <w:rPr>
          <w:rFonts w:eastAsia="맑은 고딕"/>
          <w:i/>
          <w:iCs/>
          <w:lang w:eastAsia="ko-KR"/>
        </w:rPr>
        <w:t>Applied linguistics and language teacher education</w:t>
      </w:r>
      <w:r w:rsidRPr="000F5D13">
        <w:rPr>
          <w:rFonts w:eastAsia="맑은 고딕"/>
          <w:lang w:eastAsia="ko-KR"/>
        </w:rPr>
        <w:t xml:space="preserve"> (Vol. 4, pp. 1–26). Springer US. https://doi.org/10.1007/1-4020-2954-3_1</w:t>
      </w:r>
    </w:p>
    <w:p w14:paraId="6DE35720" w14:textId="77777777" w:rsidR="00EC28D7" w:rsidRPr="000F5D13" w:rsidRDefault="00EC28D7" w:rsidP="00EC28D7">
      <w:pPr>
        <w:pStyle w:val="References"/>
        <w:rPr>
          <w:rFonts w:eastAsia="맑은 고딕"/>
          <w:lang w:eastAsia="ko-KR"/>
        </w:rPr>
      </w:pPr>
      <w:r w:rsidRPr="000F5D13">
        <w:rPr>
          <w:rFonts w:eastAsia="맑은 고딕"/>
          <w:lang w:eastAsia="ko-KR"/>
        </w:rPr>
        <w:t>Beshah, M. M., &amp; Anshu, A. H. (2024). Evaluating the relationship between training expectations of teachers and the received training: Pre-service primary school English teachers in focus</w:t>
      </w:r>
      <w:r w:rsidRPr="000F5D13">
        <w:rPr>
          <w:rFonts w:eastAsia="맑은 고딕"/>
          <w:i/>
          <w:iCs/>
          <w:lang w:eastAsia="ko-KR"/>
        </w:rPr>
        <w:t>. Social Sciences &amp; Humanities Open, 9</w:t>
      </w:r>
      <w:r w:rsidRPr="000F5D13">
        <w:rPr>
          <w:rFonts w:eastAsia="맑은 고딕"/>
          <w:lang w:eastAsia="ko-KR"/>
        </w:rPr>
        <w:t>, 100815. https://doi.org/10.1016/j.ssaho.2024.100815</w:t>
      </w:r>
    </w:p>
    <w:p w14:paraId="45924AF4"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Biesta, G., &amp; Tedder, M. (2007). Agency and learning in the </w:t>
      </w:r>
      <w:proofErr w:type="spellStart"/>
      <w:proofErr w:type="gramStart"/>
      <w:r w:rsidRPr="000F5D13">
        <w:rPr>
          <w:rFonts w:eastAsia="맑은 고딕"/>
          <w:lang w:eastAsia="ko-KR"/>
        </w:rPr>
        <w:t>lifecourse</w:t>
      </w:r>
      <w:proofErr w:type="spellEnd"/>
      <w:proofErr w:type="gramEnd"/>
      <w:r w:rsidRPr="000F5D13">
        <w:rPr>
          <w:rFonts w:eastAsia="맑은 고딕"/>
          <w:lang w:eastAsia="ko-KR"/>
        </w:rPr>
        <w:t xml:space="preserve">: Towards an ecological perspective. </w:t>
      </w:r>
      <w:r w:rsidRPr="000F5D13">
        <w:rPr>
          <w:rFonts w:eastAsia="맑은 고딕"/>
          <w:i/>
          <w:iCs/>
          <w:lang w:eastAsia="ko-KR"/>
        </w:rPr>
        <w:t>Studies in the Education of Adults, 39</w:t>
      </w:r>
      <w:r w:rsidRPr="000F5D13">
        <w:rPr>
          <w:rFonts w:eastAsia="맑은 고딕"/>
          <w:lang w:eastAsia="ko-KR"/>
        </w:rPr>
        <w:t>(2), 132–149. https://doi.org/10.1080/02660830.2007.11661545</w:t>
      </w:r>
    </w:p>
    <w:p w14:paraId="185254E0"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Bower, M. (2019). Technology-mediated learning theory. </w:t>
      </w:r>
      <w:r w:rsidRPr="000F5D13">
        <w:rPr>
          <w:rFonts w:eastAsia="맑은 고딕"/>
          <w:i/>
          <w:iCs/>
          <w:lang w:eastAsia="ko-KR"/>
        </w:rPr>
        <w:t>British Journal of Educational Technology, 50</w:t>
      </w:r>
      <w:r w:rsidRPr="000F5D13">
        <w:rPr>
          <w:rFonts w:eastAsia="맑은 고딕"/>
          <w:lang w:eastAsia="ko-KR"/>
        </w:rPr>
        <w:t>(3), 1035–1048. https://doi.org/10.1111/bjet.12771</w:t>
      </w:r>
    </w:p>
    <w:p w14:paraId="298ECDDF"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Braun, V., &amp; Clarke, V. (2021). </w:t>
      </w:r>
      <w:r w:rsidRPr="000F5D13">
        <w:rPr>
          <w:rFonts w:eastAsia="맑은 고딕"/>
          <w:i/>
          <w:iCs/>
          <w:lang w:eastAsia="ko-KR"/>
        </w:rPr>
        <w:t>Thematic analysis: A practical guide</w:t>
      </w:r>
      <w:r w:rsidRPr="000F5D13">
        <w:rPr>
          <w:rFonts w:eastAsia="맑은 고딕"/>
          <w:lang w:eastAsia="ko-KR"/>
        </w:rPr>
        <w:t>. SAGE Publications.</w:t>
      </w:r>
    </w:p>
    <w:p w14:paraId="667CBC33"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Campbell, L. O., Heller, S., &amp; Pulse, L. (2022). Student-created video: An active learning approach in online environments. </w:t>
      </w:r>
      <w:r w:rsidRPr="000F5D13">
        <w:rPr>
          <w:rFonts w:eastAsia="맑은 고딕"/>
          <w:i/>
          <w:iCs/>
          <w:lang w:eastAsia="ko-KR"/>
        </w:rPr>
        <w:t>Interactive Learning Environments, 30</w:t>
      </w:r>
      <w:r w:rsidRPr="000F5D13">
        <w:rPr>
          <w:rFonts w:eastAsia="맑은 고딕"/>
          <w:lang w:eastAsia="ko-KR"/>
        </w:rPr>
        <w:t>(6), 1145–1154. https://doi.org/10.1080/10494820.2020.1711777</w:t>
      </w:r>
    </w:p>
    <w:p w14:paraId="5A4CE8B6" w14:textId="77777777" w:rsidR="00EC28D7" w:rsidRPr="000F5D13" w:rsidRDefault="00EC28D7" w:rsidP="00EC28D7">
      <w:pPr>
        <w:pStyle w:val="References"/>
        <w:rPr>
          <w:rFonts w:eastAsia="맑은 고딕"/>
          <w:lang w:eastAsia="ko-KR"/>
        </w:rPr>
      </w:pPr>
      <w:r w:rsidRPr="000F5D13">
        <w:rPr>
          <w:rFonts w:eastAsia="맑은 고딕"/>
          <w:lang w:eastAsia="ko-KR"/>
        </w:rPr>
        <w:lastRenderedPageBreak/>
        <w:t xml:space="preserve">Celik, I. (2023). Towards Intelligent-TPACK: An empirical study on teachers’ professional knowledge to ethically integrate artificial intelligence (AI)-based tools into education. </w:t>
      </w:r>
      <w:r w:rsidRPr="000F5D13">
        <w:rPr>
          <w:rFonts w:eastAsia="맑은 고딕"/>
          <w:i/>
          <w:iCs/>
          <w:lang w:eastAsia="ko-KR"/>
        </w:rPr>
        <w:t>Computers in Human Behavior, 138</w:t>
      </w:r>
      <w:r w:rsidRPr="000F5D13">
        <w:rPr>
          <w:rFonts w:eastAsia="맑은 고딕"/>
          <w:lang w:eastAsia="ko-KR"/>
        </w:rPr>
        <w:t>, 107468. https://doi.org/10.1016/j.chb.2022.107468</w:t>
      </w:r>
    </w:p>
    <w:p w14:paraId="53887571"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Chen, M. (2023). Leveraging affordances in an ecological stance: Reflective language teaching for professional development during COVID-19. </w:t>
      </w:r>
      <w:proofErr w:type="spellStart"/>
      <w:r w:rsidRPr="000F5D13">
        <w:rPr>
          <w:rFonts w:eastAsia="맑은 고딕"/>
          <w:i/>
          <w:iCs/>
          <w:lang w:eastAsia="ko-KR"/>
        </w:rPr>
        <w:t>Heliyon</w:t>
      </w:r>
      <w:proofErr w:type="spellEnd"/>
      <w:r w:rsidRPr="000F5D13">
        <w:rPr>
          <w:rFonts w:eastAsia="맑은 고딕"/>
          <w:i/>
          <w:iCs/>
          <w:lang w:eastAsia="ko-KR"/>
        </w:rPr>
        <w:t>, 9</w:t>
      </w:r>
      <w:r w:rsidRPr="000F5D13">
        <w:rPr>
          <w:rFonts w:eastAsia="맑은 고딕"/>
          <w:lang w:eastAsia="ko-KR"/>
        </w:rPr>
        <w:t>(5), e15981. https://doi.org/10.1016/j.heliyon.2023.e15981</w:t>
      </w:r>
    </w:p>
    <w:p w14:paraId="350E5C66"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Choi, G. W., Kim, S. H., Lee, D., &amp; Moon, J. (2024). Utilizing generative AI for instructional design: Exploring strengths, weaknesses, opportunities, and threats. </w:t>
      </w:r>
      <w:proofErr w:type="spellStart"/>
      <w:r w:rsidRPr="000F5D13">
        <w:rPr>
          <w:rFonts w:eastAsia="맑은 고딕"/>
          <w:i/>
          <w:iCs/>
          <w:lang w:eastAsia="ko-KR"/>
        </w:rPr>
        <w:t>TechTrends</w:t>
      </w:r>
      <w:proofErr w:type="spellEnd"/>
      <w:r w:rsidRPr="000F5D13">
        <w:rPr>
          <w:rFonts w:eastAsia="맑은 고딕"/>
          <w:i/>
          <w:iCs/>
          <w:lang w:eastAsia="ko-KR"/>
        </w:rPr>
        <w:t>, 68</w:t>
      </w:r>
      <w:r w:rsidRPr="000F5D13">
        <w:rPr>
          <w:rFonts w:eastAsia="맑은 고딕"/>
          <w:lang w:eastAsia="ko-KR"/>
        </w:rPr>
        <w:t>(4), 832–844. https://doi.org/10.1007/s11528-024-00967-w</w:t>
      </w:r>
    </w:p>
    <w:p w14:paraId="02FB818F" w14:textId="749189E9" w:rsidR="00EC28D7" w:rsidRPr="000F5D13" w:rsidRDefault="00EC28D7" w:rsidP="00EC28D7">
      <w:pPr>
        <w:pStyle w:val="References"/>
        <w:rPr>
          <w:rFonts w:eastAsia="맑은 고딕"/>
          <w:lang w:eastAsia="ko-KR"/>
        </w:rPr>
      </w:pPr>
      <w:r w:rsidRPr="000F5D13">
        <w:rPr>
          <w:rFonts w:eastAsia="맑은 고딕"/>
          <w:lang w:eastAsia="ko-KR"/>
        </w:rPr>
        <w:t>Da</w:t>
      </w:r>
      <w:r w:rsidR="00B93705">
        <w:rPr>
          <w:rFonts w:eastAsia="맑은 고딕" w:hint="eastAsia"/>
          <w:lang w:eastAsia="ko-KR"/>
        </w:rPr>
        <w:t>r</w:t>
      </w:r>
      <w:r w:rsidRPr="000F5D13">
        <w:rPr>
          <w:rFonts w:eastAsia="맑은 고딕"/>
          <w:lang w:eastAsia="ko-KR"/>
        </w:rPr>
        <w:t xml:space="preserve">vin, R. (2025). Identity and investment in the age of generative AI. </w:t>
      </w:r>
      <w:r w:rsidRPr="000F5D13">
        <w:rPr>
          <w:rFonts w:eastAsia="맑은 고딕"/>
          <w:i/>
          <w:iCs/>
          <w:lang w:eastAsia="ko-KR"/>
        </w:rPr>
        <w:t>Annual Review of Applied Linguistics, 45</w:t>
      </w:r>
      <w:r w:rsidRPr="000F5D13">
        <w:rPr>
          <w:rFonts w:eastAsia="맑은 고딕"/>
          <w:lang w:eastAsia="ko-KR"/>
        </w:rPr>
        <w:t>, 10</w:t>
      </w:r>
      <w:r w:rsidR="00E5047B" w:rsidRPr="000F5D13">
        <w:rPr>
          <w:rFonts w:eastAsia="맑은 고딕"/>
          <w:lang w:eastAsia="ko-KR"/>
        </w:rPr>
        <w:t>–</w:t>
      </w:r>
      <w:r w:rsidRPr="000F5D13">
        <w:rPr>
          <w:rFonts w:eastAsia="맑은 고딕"/>
          <w:lang w:eastAsia="ko-KR"/>
        </w:rPr>
        <w:t>27. https://doi.org/10.1017/S0267190525100135.</w:t>
      </w:r>
    </w:p>
    <w:p w14:paraId="05A60FE3"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Dörnyei, Z. (2007). </w:t>
      </w:r>
      <w:r w:rsidRPr="000F5D13">
        <w:rPr>
          <w:rFonts w:eastAsia="맑은 고딕"/>
          <w:i/>
          <w:iCs/>
          <w:lang w:eastAsia="ko-KR"/>
        </w:rPr>
        <w:t>Research methods in applied linguistics</w:t>
      </w:r>
      <w:r w:rsidRPr="000F5D13">
        <w:rPr>
          <w:rFonts w:eastAsia="맑은 고딕"/>
          <w:lang w:eastAsia="ko-KR"/>
        </w:rPr>
        <w:t>. Oxford University Press.</w:t>
      </w:r>
    </w:p>
    <w:p w14:paraId="4EBC2F23"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Fan, Y., Tang, L., Le, H., Shen, K., Tan, S., Zhao, Y., Shen, Y., Li, X., &amp; </w:t>
      </w:r>
      <w:proofErr w:type="spellStart"/>
      <w:r w:rsidRPr="000F5D13">
        <w:rPr>
          <w:rFonts w:eastAsia="맑은 고딕"/>
          <w:lang w:eastAsia="ko-KR"/>
        </w:rPr>
        <w:t>Gašević</w:t>
      </w:r>
      <w:proofErr w:type="spellEnd"/>
      <w:r w:rsidRPr="000F5D13">
        <w:rPr>
          <w:rFonts w:eastAsia="맑은 고딕"/>
          <w:lang w:eastAsia="ko-KR"/>
        </w:rPr>
        <w:t xml:space="preserve">, D. (2025). Beware of metacognitive laziness: Effects of generative artificial intelligence on learning motivation, processes, and performance. </w:t>
      </w:r>
      <w:r w:rsidRPr="000F5D13">
        <w:rPr>
          <w:rFonts w:eastAsia="맑은 고딕"/>
          <w:i/>
          <w:iCs/>
          <w:lang w:eastAsia="ko-KR"/>
        </w:rPr>
        <w:t>British Journal of Educational Technology, 56</w:t>
      </w:r>
      <w:r w:rsidRPr="000F5D13">
        <w:rPr>
          <w:rFonts w:eastAsia="맑은 고딕"/>
          <w:lang w:eastAsia="ko-KR"/>
        </w:rPr>
        <w:t>(2), 489–530. https://doi.org/10.1111/bjet.13544</w:t>
      </w:r>
    </w:p>
    <w:p w14:paraId="246940FA"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Fereday, J., &amp; Muir-Cochrane, E. (2006). Demonstrating rigor using thematic analysis: A hybrid approach of inductive and deductive coding and theme development. </w:t>
      </w:r>
      <w:r w:rsidRPr="000F5D13">
        <w:rPr>
          <w:rFonts w:eastAsia="맑은 고딕"/>
          <w:i/>
          <w:iCs/>
          <w:lang w:eastAsia="ko-KR"/>
        </w:rPr>
        <w:t>International Journal of Qualitative Methods</w:t>
      </w:r>
      <w:r w:rsidRPr="000F5D13">
        <w:rPr>
          <w:rFonts w:eastAsia="맑은 고딕"/>
          <w:lang w:eastAsia="ko-KR"/>
        </w:rPr>
        <w:t>, 5(1), 80–92.</w:t>
      </w:r>
    </w:p>
    <w:p w14:paraId="74EE7741"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Godwin-Jones, R. (2024). Distributed agency in second language learning and teaching through generative AI. </w:t>
      </w:r>
      <w:r w:rsidRPr="000F5D13">
        <w:rPr>
          <w:rFonts w:eastAsia="맑은 고딕"/>
          <w:i/>
          <w:iCs/>
          <w:lang w:eastAsia="ko-KR"/>
        </w:rPr>
        <w:t>Language Learning &amp; Technology, 28</w:t>
      </w:r>
      <w:r w:rsidRPr="000F5D13">
        <w:rPr>
          <w:rFonts w:eastAsia="맑은 고딕"/>
          <w:lang w:eastAsia="ko-KR"/>
        </w:rPr>
        <w:t>(2), 5–31.</w:t>
      </w:r>
    </w:p>
    <w:p w14:paraId="7B6200E8" w14:textId="77777777" w:rsidR="00EC28D7" w:rsidRPr="000F5D13" w:rsidRDefault="00EC28D7" w:rsidP="00EC28D7">
      <w:pPr>
        <w:pStyle w:val="References"/>
        <w:rPr>
          <w:rFonts w:eastAsia="맑은 고딕"/>
          <w:lang w:eastAsia="ko-KR"/>
        </w:rPr>
      </w:pPr>
      <w:proofErr w:type="spellStart"/>
      <w:r w:rsidRPr="000F5D13">
        <w:rPr>
          <w:rFonts w:eastAsia="맑은 고딕"/>
          <w:lang w:eastAsia="ko-KR"/>
        </w:rPr>
        <w:t>Högström</w:t>
      </w:r>
      <w:proofErr w:type="spellEnd"/>
      <w:r w:rsidRPr="000F5D13">
        <w:rPr>
          <w:rFonts w:eastAsia="맑은 고딕"/>
          <w:lang w:eastAsia="ko-KR"/>
        </w:rPr>
        <w:t xml:space="preserve">, J., </w:t>
      </w:r>
      <w:proofErr w:type="spellStart"/>
      <w:r w:rsidRPr="000F5D13">
        <w:rPr>
          <w:rFonts w:eastAsia="맑은 고딕"/>
          <w:lang w:eastAsia="ko-KR"/>
        </w:rPr>
        <w:t>Nilsberth</w:t>
      </w:r>
      <w:proofErr w:type="spellEnd"/>
      <w:r w:rsidRPr="000F5D13">
        <w:rPr>
          <w:rFonts w:eastAsia="맑은 고딕"/>
          <w:lang w:eastAsia="ko-KR"/>
        </w:rPr>
        <w:t xml:space="preserve">, M., &amp; </w:t>
      </w:r>
      <w:proofErr w:type="spellStart"/>
      <w:r w:rsidRPr="000F5D13">
        <w:rPr>
          <w:rFonts w:eastAsia="맑은 고딕"/>
          <w:lang w:eastAsia="ko-KR"/>
        </w:rPr>
        <w:t>Slotte</w:t>
      </w:r>
      <w:proofErr w:type="spellEnd"/>
      <w:r w:rsidRPr="000F5D13">
        <w:rPr>
          <w:rFonts w:eastAsia="맑은 고딕"/>
          <w:lang w:eastAsia="ko-KR"/>
        </w:rPr>
        <w:t xml:space="preserve">, A. (2024). “It is not always very cooperative”: Distributed agency in the use of spell check software in a lower secondary classroom. </w:t>
      </w:r>
      <w:r w:rsidRPr="000F5D13">
        <w:rPr>
          <w:rFonts w:eastAsia="맑은 고딕"/>
          <w:i/>
          <w:iCs/>
          <w:lang w:eastAsia="ko-KR"/>
        </w:rPr>
        <w:t>Nordic Journal of Digital Literacy, 19</w:t>
      </w:r>
      <w:r w:rsidRPr="000F5D13">
        <w:rPr>
          <w:rFonts w:eastAsia="맑은 고딕"/>
          <w:lang w:eastAsia="ko-KR"/>
        </w:rPr>
        <w:t>(1), 8–24. https://doi.org/10.18261/njdl.19.1.2</w:t>
      </w:r>
    </w:p>
    <w:p w14:paraId="79C9ADB4"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Hwang, Y., Lee, S., &amp; Jeon, J. (2025). Integrating AI chatbots into the metaverse: Pre-service English teachers’ design works and perceptions. </w:t>
      </w:r>
      <w:r w:rsidRPr="000F5D13">
        <w:rPr>
          <w:rFonts w:eastAsia="맑은 고딕"/>
          <w:i/>
          <w:iCs/>
          <w:lang w:eastAsia="ko-KR"/>
        </w:rPr>
        <w:t>Education and Information Technologies, 30</w:t>
      </w:r>
      <w:r w:rsidRPr="000F5D13">
        <w:rPr>
          <w:rFonts w:eastAsia="맑은 고딕"/>
          <w:lang w:eastAsia="ko-KR"/>
        </w:rPr>
        <w:t>, 4099–4130. https://doi.org/10.1007/s10639-024-12924-4</w:t>
      </w:r>
    </w:p>
    <w:p w14:paraId="4919C21C"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Jeon, J., &amp; Lee, S. (2023). Large language models in education: A focus on the complementary relationship between human teachers and ChatGPT. </w:t>
      </w:r>
      <w:r w:rsidRPr="000F5D13">
        <w:rPr>
          <w:rFonts w:eastAsia="맑은 고딕"/>
          <w:i/>
          <w:iCs/>
          <w:lang w:eastAsia="ko-KR"/>
        </w:rPr>
        <w:t>Education and Information Technologies, 28</w:t>
      </w:r>
      <w:r w:rsidRPr="000F5D13">
        <w:rPr>
          <w:rFonts w:eastAsia="맑은 고딕"/>
          <w:lang w:eastAsia="ko-KR"/>
        </w:rPr>
        <w:t>, 15873–15892. https://doi.org/10.1007/s10639-023-11834-1</w:t>
      </w:r>
    </w:p>
    <w:p w14:paraId="7C387F6A"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Jeon, J., Lee, S., &amp; Choe, H. (2022). Enhancing EFL pre-service teachers’ affordance noticing and utilizing with the Synthesis of Qualitative Evidence strategies: An exploratory study of a customizable virtual environment platform. </w:t>
      </w:r>
      <w:r w:rsidRPr="000F5D13">
        <w:rPr>
          <w:rFonts w:eastAsia="맑은 고딕"/>
          <w:i/>
          <w:iCs/>
          <w:lang w:eastAsia="ko-KR"/>
        </w:rPr>
        <w:t>Computers &amp; Education, 190</w:t>
      </w:r>
      <w:r w:rsidRPr="000F5D13">
        <w:rPr>
          <w:rFonts w:eastAsia="맑은 고딕"/>
          <w:lang w:eastAsia="ko-KR"/>
        </w:rPr>
        <w:t>, 104620. https://doi.org/10.1016/j.compedu.2022.104620</w:t>
      </w:r>
    </w:p>
    <w:p w14:paraId="1E7CFE25"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Kahn, P. E. (2014). </w:t>
      </w:r>
      <w:proofErr w:type="spellStart"/>
      <w:r w:rsidRPr="000F5D13">
        <w:rPr>
          <w:rFonts w:eastAsia="맑은 고딕"/>
          <w:lang w:eastAsia="ko-KR"/>
        </w:rPr>
        <w:t>Theorising</w:t>
      </w:r>
      <w:proofErr w:type="spellEnd"/>
      <w:r w:rsidRPr="000F5D13">
        <w:rPr>
          <w:rFonts w:eastAsia="맑은 고딕"/>
          <w:lang w:eastAsia="ko-KR"/>
        </w:rPr>
        <w:t xml:space="preserve"> student engagement in higher education. </w:t>
      </w:r>
      <w:r w:rsidRPr="000F5D13">
        <w:rPr>
          <w:rFonts w:eastAsia="맑은 고딕"/>
          <w:i/>
          <w:iCs/>
          <w:lang w:eastAsia="ko-KR"/>
        </w:rPr>
        <w:t>British Educational Research Journal, 40</w:t>
      </w:r>
      <w:r w:rsidRPr="000F5D13">
        <w:rPr>
          <w:rFonts w:eastAsia="맑은 고딕"/>
          <w:lang w:eastAsia="ko-KR"/>
        </w:rPr>
        <w:t>(6), 1005–1018. https://doi.org/10.1002/berj.3121</w:t>
      </w:r>
    </w:p>
    <w:p w14:paraId="3C2E9600"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Kim, J., Lee, H., &amp; Cho, Y. H. (2022). Learning design to support student-AI collaboration: Perspectives of leading teachers for AI in education. </w:t>
      </w:r>
      <w:r w:rsidRPr="000F5D13">
        <w:rPr>
          <w:rFonts w:eastAsia="맑은 고딕"/>
          <w:i/>
          <w:iCs/>
          <w:lang w:eastAsia="ko-KR"/>
        </w:rPr>
        <w:t>Education and Information Technologies, 27</w:t>
      </w:r>
      <w:r w:rsidRPr="000F5D13">
        <w:rPr>
          <w:rFonts w:eastAsia="맑은 고딕"/>
          <w:lang w:eastAsia="ko-KR"/>
        </w:rPr>
        <w:t>(5), 6069–6104. https://doi.org/10.1007/s10639-021-10831-6</w:t>
      </w:r>
    </w:p>
    <w:p w14:paraId="623D5F8E" w14:textId="164B833E" w:rsidR="00EC28D7" w:rsidRPr="000F5D13" w:rsidRDefault="00EC28D7" w:rsidP="00EC28D7">
      <w:pPr>
        <w:pStyle w:val="References"/>
        <w:rPr>
          <w:rFonts w:eastAsia="맑은 고딕"/>
          <w:lang w:eastAsia="ko-KR"/>
        </w:rPr>
      </w:pPr>
      <w:r w:rsidRPr="000F5D13">
        <w:rPr>
          <w:rFonts w:eastAsia="맑은 고딕"/>
          <w:lang w:eastAsia="ko-KR"/>
        </w:rPr>
        <w:t xml:space="preserve">Kim J., &amp; Cho, Y. H. (2025). My teammate is AI: Understanding students’ perceptions of student-AI collaboration in drawing tasks. </w:t>
      </w:r>
      <w:r w:rsidRPr="000F5D13">
        <w:rPr>
          <w:rFonts w:eastAsia="맑은 고딕"/>
          <w:i/>
          <w:iCs/>
          <w:lang w:eastAsia="ko-KR"/>
        </w:rPr>
        <w:t>Asia Pacific Journal of Education, 45</w:t>
      </w:r>
      <w:r w:rsidRPr="000F5D13">
        <w:rPr>
          <w:rFonts w:eastAsia="맑은 고딕"/>
          <w:lang w:eastAsia="ko-KR"/>
        </w:rPr>
        <w:t>(3), 1013</w:t>
      </w:r>
      <w:r w:rsidR="00E5047B" w:rsidRPr="000F5D13">
        <w:rPr>
          <w:rFonts w:eastAsia="맑은 고딕"/>
          <w:lang w:eastAsia="ko-KR"/>
        </w:rPr>
        <w:t>–</w:t>
      </w:r>
      <w:r w:rsidRPr="000F5D13">
        <w:rPr>
          <w:rFonts w:eastAsia="맑은 고딕"/>
          <w:lang w:eastAsia="ko-KR"/>
        </w:rPr>
        <w:t>1027. https://doi.org/10.1080/02188791.2023.2286206</w:t>
      </w:r>
    </w:p>
    <w:p w14:paraId="6787B774"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LaFond, L., &amp; </w:t>
      </w:r>
      <w:proofErr w:type="spellStart"/>
      <w:r w:rsidRPr="000F5D13">
        <w:rPr>
          <w:rFonts w:eastAsia="맑은 고딕"/>
          <w:lang w:eastAsia="ko-KR"/>
        </w:rPr>
        <w:t>Dogancay-Aktuna</w:t>
      </w:r>
      <w:proofErr w:type="spellEnd"/>
      <w:r w:rsidRPr="000F5D13">
        <w:rPr>
          <w:rFonts w:eastAsia="맑은 고딕"/>
          <w:lang w:eastAsia="ko-KR"/>
        </w:rPr>
        <w:t xml:space="preserve">, S. (2009). Teacher perspectives on linguistics in TESOL teacher education. </w:t>
      </w:r>
      <w:r w:rsidRPr="000F5D13">
        <w:rPr>
          <w:rFonts w:eastAsia="맑은 고딕"/>
          <w:i/>
          <w:iCs/>
          <w:lang w:eastAsia="ko-KR"/>
        </w:rPr>
        <w:t>Language Awareness, 18</w:t>
      </w:r>
      <w:r w:rsidRPr="000F5D13">
        <w:rPr>
          <w:rFonts w:eastAsia="맑은 고딕"/>
          <w:lang w:eastAsia="ko-KR"/>
        </w:rPr>
        <w:t>(3–4), 345–365. https://doi.org/10.1080/09658410903197348</w:t>
      </w:r>
    </w:p>
    <w:p w14:paraId="5C95DA6B" w14:textId="742B9F79" w:rsidR="00EC28D7" w:rsidRPr="000F5D13" w:rsidRDefault="00EC28D7" w:rsidP="00EC28D7">
      <w:pPr>
        <w:pStyle w:val="References"/>
        <w:rPr>
          <w:rFonts w:eastAsia="맑은 고딕"/>
          <w:lang w:eastAsia="ko-KR"/>
        </w:rPr>
      </w:pPr>
      <w:r w:rsidRPr="000F5D13">
        <w:rPr>
          <w:rFonts w:eastAsia="맑은 고딕"/>
          <w:lang w:eastAsia="ko-KR"/>
        </w:rPr>
        <w:lastRenderedPageBreak/>
        <w:t>Lee, S., Choe, H., Zou, D., &amp; Jeon, J. (202</w:t>
      </w:r>
      <w:r w:rsidR="004202A6" w:rsidRPr="000F5D13">
        <w:rPr>
          <w:rFonts w:eastAsia="맑은 고딕" w:hint="eastAsia"/>
          <w:lang w:eastAsia="ko-KR"/>
        </w:rPr>
        <w:t>6</w:t>
      </w:r>
      <w:r w:rsidRPr="000F5D13">
        <w:rPr>
          <w:rFonts w:eastAsia="맑은 고딕"/>
          <w:lang w:eastAsia="ko-KR"/>
        </w:rPr>
        <w:t xml:space="preserve">). Generative AI (GenAI) in the language classroom: A systematic review. </w:t>
      </w:r>
      <w:r w:rsidRPr="000F5D13">
        <w:rPr>
          <w:rFonts w:eastAsia="맑은 고딕"/>
          <w:i/>
          <w:iCs/>
          <w:lang w:eastAsia="ko-KR"/>
        </w:rPr>
        <w:t>Interactive Learning Environments,</w:t>
      </w:r>
      <w:r w:rsidR="00B22114" w:rsidRPr="000F5D13">
        <w:rPr>
          <w:rFonts w:eastAsia="맑은 고딕" w:hint="eastAsia"/>
          <w:i/>
          <w:iCs/>
          <w:lang w:eastAsia="ko-KR"/>
        </w:rPr>
        <w:t xml:space="preserve"> 34</w:t>
      </w:r>
      <w:r w:rsidR="00B22114" w:rsidRPr="000F5D13">
        <w:rPr>
          <w:rFonts w:eastAsia="맑은 고딕" w:hint="eastAsia"/>
          <w:lang w:eastAsia="ko-KR"/>
        </w:rPr>
        <w:t>(1),</w:t>
      </w:r>
      <w:r w:rsidRPr="000F5D13">
        <w:rPr>
          <w:rFonts w:eastAsia="맑은 고딕"/>
          <w:lang w:eastAsia="ko-KR"/>
        </w:rPr>
        <w:t xml:space="preserve"> </w:t>
      </w:r>
      <w:r w:rsidR="00B22114" w:rsidRPr="000F5D13">
        <w:rPr>
          <w:rFonts w:eastAsia="맑은 고딕"/>
          <w:lang w:eastAsia="ko-KR"/>
        </w:rPr>
        <w:t>335–359</w:t>
      </w:r>
      <w:r w:rsidRPr="000F5D13">
        <w:rPr>
          <w:rFonts w:eastAsia="맑은 고딕"/>
          <w:lang w:eastAsia="ko-KR"/>
        </w:rPr>
        <w:t>. https://doi.org/10.1080/10494820.2025.2498537</w:t>
      </w:r>
    </w:p>
    <w:p w14:paraId="7BE92FAE"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Lee, S., &amp; Jeon, J. (2023). Addressing automatic speech recognition for ELT from the global </w:t>
      </w:r>
      <w:proofErr w:type="spellStart"/>
      <w:r w:rsidRPr="000F5D13">
        <w:rPr>
          <w:rFonts w:eastAsia="맑은 고딕"/>
          <w:lang w:eastAsia="ko-KR"/>
        </w:rPr>
        <w:t>Englishes</w:t>
      </w:r>
      <w:proofErr w:type="spellEnd"/>
      <w:r w:rsidRPr="000F5D13">
        <w:rPr>
          <w:rFonts w:eastAsia="맑은 고딕"/>
          <w:lang w:eastAsia="ko-KR"/>
        </w:rPr>
        <w:t xml:space="preserve"> perspective. </w:t>
      </w:r>
      <w:r w:rsidRPr="000F5D13">
        <w:rPr>
          <w:rFonts w:eastAsia="맑은 고딕"/>
          <w:i/>
          <w:iCs/>
          <w:lang w:eastAsia="ko-KR"/>
        </w:rPr>
        <w:t>ELT Journal, 77</w:t>
      </w:r>
      <w:r w:rsidRPr="000F5D13">
        <w:rPr>
          <w:rFonts w:eastAsia="맑은 고딕"/>
          <w:lang w:eastAsia="ko-KR"/>
        </w:rPr>
        <w:t>(4), 435–444. https://doi.org/10.1093/elt/ccad038</w:t>
      </w:r>
    </w:p>
    <w:p w14:paraId="3BD72D3B"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Lee, S., &amp; Jeon, J. (2024). Enhancing pre-service EFL teachers’ TPACK through chatbot-integrated lesson planning projects. </w:t>
      </w:r>
      <w:r w:rsidRPr="000F5D13">
        <w:rPr>
          <w:rFonts w:eastAsia="맑은 고딕"/>
          <w:i/>
          <w:iCs/>
          <w:lang w:eastAsia="ko-KR"/>
        </w:rPr>
        <w:t>Language Learning &amp; Technology, 28</w:t>
      </w:r>
      <w:r w:rsidRPr="000F5D13">
        <w:rPr>
          <w:rFonts w:eastAsia="맑은 고딕"/>
          <w:lang w:eastAsia="ko-KR"/>
        </w:rPr>
        <w:t>(1), 1–20.</w:t>
      </w:r>
    </w:p>
    <w:p w14:paraId="48EF1690"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Lee, S., Jeon, J., &amp; Choe, H. (2025). Generative AI (GenAI) and pre-service teacher agency in ELT. </w:t>
      </w:r>
      <w:r w:rsidRPr="000F5D13">
        <w:rPr>
          <w:rFonts w:eastAsia="맑은 고딕"/>
          <w:i/>
          <w:iCs/>
          <w:lang w:eastAsia="ko-KR"/>
        </w:rPr>
        <w:t>ELT Journal, 79</w:t>
      </w:r>
      <w:r w:rsidRPr="000F5D13">
        <w:rPr>
          <w:rFonts w:eastAsia="맑은 고딕"/>
          <w:lang w:eastAsia="ko-KR"/>
        </w:rPr>
        <w:t>(2), 287–296. https://doi.org/10.1093/elt/ccaf005</w:t>
      </w:r>
    </w:p>
    <w:p w14:paraId="17415BE5"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Lee, S.-M, &amp; Kim, S. (2025). </w:t>
      </w:r>
      <w:proofErr w:type="gramStart"/>
      <w:r w:rsidRPr="000F5D13">
        <w:rPr>
          <w:rFonts w:eastAsia="맑은 고딕"/>
          <w:lang w:eastAsia="ko-KR"/>
        </w:rPr>
        <w:t>Preservice</w:t>
      </w:r>
      <w:proofErr w:type="gramEnd"/>
      <w:r w:rsidRPr="000F5D13">
        <w:rPr>
          <w:rFonts w:eastAsia="맑은 고딕"/>
          <w:lang w:eastAsia="ko-KR"/>
        </w:rPr>
        <w:t xml:space="preserve"> teachers’ learning by design through space construction in the metaverse. </w:t>
      </w:r>
      <w:r w:rsidRPr="000F5D13">
        <w:rPr>
          <w:rFonts w:eastAsia="맑은 고딕"/>
          <w:i/>
          <w:iCs/>
          <w:lang w:eastAsia="ko-KR"/>
        </w:rPr>
        <w:t>British Journal of Educational Technology, 56</w:t>
      </w:r>
      <w:r w:rsidRPr="000F5D13">
        <w:rPr>
          <w:rFonts w:eastAsia="맑은 고딕"/>
          <w:lang w:eastAsia="ko-KR"/>
        </w:rPr>
        <w:t>(1), 208–230. https://doi.org/10.1111/bjet.13493</w:t>
      </w:r>
    </w:p>
    <w:p w14:paraId="416F21E7"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Lee, S.-M. (2025). Explore and experience London: Learning literature and culture through immersive virtual reality in the EFL classroom. </w:t>
      </w:r>
      <w:r w:rsidRPr="000F5D13">
        <w:rPr>
          <w:rFonts w:eastAsia="맑은 고딕"/>
          <w:i/>
          <w:iCs/>
          <w:lang w:eastAsia="ko-KR"/>
        </w:rPr>
        <w:t>Education and Information Technologies, 30</w:t>
      </w:r>
      <w:r w:rsidRPr="000F5D13">
        <w:rPr>
          <w:rFonts w:eastAsia="맑은 고딕"/>
          <w:lang w:eastAsia="ko-KR"/>
        </w:rPr>
        <w:t>, 13539–13563. https://doi.org/10.1007/s10639-025-13341-x</w:t>
      </w:r>
    </w:p>
    <w:p w14:paraId="5F748038"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Lee, S.-M., &amp; Wu, J. G. (2024). Preparing teachers for the future: Microteaching in </w:t>
      </w:r>
      <w:proofErr w:type="gramStart"/>
      <w:r w:rsidRPr="000F5D13">
        <w:rPr>
          <w:rFonts w:eastAsia="맑은 고딕"/>
          <w:lang w:eastAsia="ko-KR"/>
        </w:rPr>
        <w:t>the</w:t>
      </w:r>
      <w:proofErr w:type="gramEnd"/>
      <w:r w:rsidRPr="000F5D13">
        <w:rPr>
          <w:rFonts w:eastAsia="맑은 고딕"/>
          <w:lang w:eastAsia="ko-KR"/>
        </w:rPr>
        <w:t xml:space="preserve"> immersive VR environment. </w:t>
      </w:r>
      <w:proofErr w:type="spellStart"/>
      <w:r w:rsidRPr="000F5D13">
        <w:rPr>
          <w:rFonts w:eastAsia="맑은 고딕"/>
          <w:i/>
          <w:iCs/>
          <w:lang w:eastAsia="ko-KR"/>
        </w:rPr>
        <w:t>ReCALL</w:t>
      </w:r>
      <w:proofErr w:type="spellEnd"/>
      <w:r w:rsidRPr="000F5D13">
        <w:rPr>
          <w:rFonts w:eastAsia="맑은 고딕"/>
          <w:i/>
          <w:iCs/>
          <w:lang w:eastAsia="ko-KR"/>
        </w:rPr>
        <w:t>, 36</w:t>
      </w:r>
      <w:r w:rsidRPr="000F5D13">
        <w:rPr>
          <w:rFonts w:eastAsia="맑은 고딕"/>
          <w:lang w:eastAsia="ko-KR"/>
        </w:rPr>
        <w:t>(3), 251–269. https://doi.org/10.1017/S0958344024000089</w:t>
      </w:r>
    </w:p>
    <w:p w14:paraId="1367D45D"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Li, B., Tan, Y. L., Wang, C., &amp; Lowell, V. (2025). Two years of innovation: A systematic review of empirical generative AI research in language learning and teaching. </w:t>
      </w:r>
      <w:r w:rsidRPr="000F5D13">
        <w:rPr>
          <w:rFonts w:eastAsia="맑은 고딕"/>
          <w:i/>
          <w:iCs/>
          <w:lang w:eastAsia="ko-KR"/>
        </w:rPr>
        <w:t>Computers and Education: Artificial Intelligence, 9</w:t>
      </w:r>
      <w:r w:rsidRPr="000F5D13">
        <w:rPr>
          <w:rFonts w:eastAsia="맑은 고딕"/>
          <w:lang w:eastAsia="ko-KR"/>
        </w:rPr>
        <w:t>, 100445. https://doi.org/10.1016/j.caeai.2025.100445</w:t>
      </w:r>
    </w:p>
    <w:p w14:paraId="114ABC78"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Liu, Q., &amp; Chao, C.-C. (2018). CALL from an ecological perspective: How a teacher perceives affordance and fosters learner agency in a technology-mediated language classroom. </w:t>
      </w:r>
      <w:proofErr w:type="spellStart"/>
      <w:r w:rsidRPr="000F5D13">
        <w:rPr>
          <w:rFonts w:eastAsia="맑은 고딕"/>
          <w:i/>
          <w:iCs/>
          <w:lang w:eastAsia="ko-KR"/>
        </w:rPr>
        <w:t>ReCALL</w:t>
      </w:r>
      <w:proofErr w:type="spellEnd"/>
      <w:r w:rsidRPr="000F5D13">
        <w:rPr>
          <w:rFonts w:eastAsia="맑은 고딕"/>
          <w:i/>
          <w:iCs/>
          <w:lang w:eastAsia="ko-KR"/>
        </w:rPr>
        <w:t>, 30</w:t>
      </w:r>
      <w:r w:rsidRPr="000F5D13">
        <w:rPr>
          <w:rFonts w:eastAsia="맑은 고딕"/>
          <w:lang w:eastAsia="ko-KR"/>
        </w:rPr>
        <w:t>(1), 68–87. https://doi.org/10.1017/S0958344017000222</w:t>
      </w:r>
    </w:p>
    <w:p w14:paraId="7B2D0269" w14:textId="72135239" w:rsidR="00EC28D7" w:rsidRPr="000F5D13" w:rsidRDefault="00EC28D7" w:rsidP="00EC28D7">
      <w:pPr>
        <w:pStyle w:val="References"/>
        <w:rPr>
          <w:rFonts w:eastAsia="맑은 고딕"/>
          <w:lang w:eastAsia="ko-KR"/>
        </w:rPr>
      </w:pPr>
      <w:r w:rsidRPr="000F5D13">
        <w:rPr>
          <w:rFonts w:eastAsia="맑은 고딕"/>
          <w:lang w:eastAsia="ko-KR"/>
        </w:rPr>
        <w:t xml:space="preserve">Meegan, J., &amp; Young, K. (2025). It’s a tool not a crutch: A pilot generative AI intervention to enhance pre-service teachers’ self-efficacy and AI literacy. </w:t>
      </w:r>
      <w:r w:rsidRPr="000F5D13">
        <w:rPr>
          <w:rFonts w:eastAsia="맑은 고딕"/>
          <w:i/>
          <w:iCs/>
          <w:lang w:eastAsia="ko-KR"/>
        </w:rPr>
        <w:t>Technology, Knowledge and Learning</w:t>
      </w:r>
      <w:r w:rsidR="007C3255" w:rsidRPr="000F5D13">
        <w:rPr>
          <w:rFonts w:eastAsia="맑은 고딕" w:hint="eastAsia"/>
          <w:i/>
          <w:iCs/>
          <w:lang w:eastAsia="ko-KR"/>
        </w:rPr>
        <w:t>, 30</w:t>
      </w:r>
      <w:r w:rsidR="007C3255" w:rsidRPr="000F5D13">
        <w:rPr>
          <w:rFonts w:eastAsia="맑은 고딕" w:hint="eastAsia"/>
          <w:lang w:eastAsia="ko-KR"/>
        </w:rPr>
        <w:t xml:space="preserve">, </w:t>
      </w:r>
      <w:r w:rsidR="007C3255" w:rsidRPr="000F5D13">
        <w:rPr>
          <w:rFonts w:eastAsia="맑은 고딕"/>
          <w:lang w:eastAsia="ko-KR"/>
        </w:rPr>
        <w:t>1895–1916</w:t>
      </w:r>
      <w:r w:rsidR="007C3255" w:rsidRPr="000F5D13">
        <w:rPr>
          <w:rFonts w:eastAsia="맑은 고딕" w:hint="eastAsia"/>
          <w:lang w:eastAsia="ko-KR"/>
        </w:rPr>
        <w:t>.</w:t>
      </w:r>
      <w:r w:rsidRPr="000F5D13">
        <w:rPr>
          <w:rFonts w:eastAsia="맑은 고딕"/>
          <w:lang w:eastAsia="ko-KR"/>
        </w:rPr>
        <w:t xml:space="preserve"> https://doi.org/10.1007/s10758-025-09875-1</w:t>
      </w:r>
    </w:p>
    <w:p w14:paraId="08C2668A"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Moorhouse, B. L. (2024). Generative artificial intelligence and ELT. </w:t>
      </w:r>
      <w:r w:rsidRPr="000F5D13">
        <w:rPr>
          <w:rFonts w:eastAsia="맑은 고딕"/>
          <w:i/>
          <w:iCs/>
          <w:lang w:eastAsia="ko-KR"/>
        </w:rPr>
        <w:t>ELT Journal, 78</w:t>
      </w:r>
      <w:r w:rsidRPr="000F5D13">
        <w:rPr>
          <w:rFonts w:eastAsia="맑은 고딕"/>
          <w:lang w:eastAsia="ko-KR"/>
        </w:rPr>
        <w:t>(4), 378–392. https://doi.org/10.1093/elt/ccae032</w:t>
      </w:r>
    </w:p>
    <w:p w14:paraId="24E4814B"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Moorhouse, B. L., Wan, Y., Wu, C., Kohnke, L., Ho, T. Y., &amp; Kwong, T. (2024). Developing language teachers’ professional generative AI competence: An intervention study in an initial language teacher education course. </w:t>
      </w:r>
      <w:r w:rsidRPr="000F5D13">
        <w:rPr>
          <w:rFonts w:eastAsia="맑은 고딕"/>
          <w:i/>
          <w:iCs/>
          <w:lang w:eastAsia="ko-KR"/>
        </w:rPr>
        <w:t>System, 125</w:t>
      </w:r>
      <w:r w:rsidRPr="000F5D13">
        <w:rPr>
          <w:rFonts w:eastAsia="맑은 고딕"/>
          <w:lang w:eastAsia="ko-KR"/>
        </w:rPr>
        <w:t>, 103399. https://doi.org/10.1016/j.system.2024.103399</w:t>
      </w:r>
    </w:p>
    <w:p w14:paraId="6D40E6D2"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Pei, B., Lu, J., &amp; Jing, X. (2025). Empowering preservice teachers’ AI literacy: Current understanding, influential factors, and strategies for improvement. </w:t>
      </w:r>
      <w:r w:rsidRPr="000F5D13">
        <w:rPr>
          <w:rFonts w:eastAsia="맑은 고딕"/>
          <w:i/>
          <w:iCs/>
          <w:lang w:eastAsia="ko-KR"/>
        </w:rPr>
        <w:t>Computers and Education: Artificial Intelligence, 8</w:t>
      </w:r>
      <w:r w:rsidRPr="000F5D13">
        <w:rPr>
          <w:rFonts w:eastAsia="맑은 고딕"/>
          <w:lang w:eastAsia="ko-KR"/>
        </w:rPr>
        <w:t>, 100406. https://doi.org/10.1016/j.caeai.2025.100406</w:t>
      </w:r>
    </w:p>
    <w:p w14:paraId="6DE3F88D"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Sandoval-Cruz, R. I., Navarro Rangel, Y., González Calleros, J. M., &amp; Perales-Escudero, M. D. (2022). Pre-service EFL teachers’ conceptions of learning about SLA through online discussion forums and WhatsApp in blended learning. </w:t>
      </w:r>
      <w:r w:rsidRPr="000F5D13">
        <w:rPr>
          <w:rFonts w:eastAsia="맑은 고딕"/>
          <w:i/>
          <w:iCs/>
          <w:lang w:eastAsia="ko-KR"/>
        </w:rPr>
        <w:t>RELC Journal, 53</w:t>
      </w:r>
      <w:r w:rsidRPr="000F5D13">
        <w:rPr>
          <w:rFonts w:eastAsia="맑은 고딕"/>
          <w:lang w:eastAsia="ko-KR"/>
        </w:rPr>
        <w:t>(1), 165–179. https://doi.org/10.1177/0033688220917221</w:t>
      </w:r>
    </w:p>
    <w:p w14:paraId="5DC33993"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Tai, S.-J. D. (2015). From TPACK-in-action workshops to classrooms: CALL competency developed and integrated. </w:t>
      </w:r>
      <w:r w:rsidRPr="000F5D13">
        <w:rPr>
          <w:rFonts w:eastAsia="맑은 고딕"/>
          <w:i/>
          <w:iCs/>
          <w:lang w:eastAsia="ko-KR"/>
        </w:rPr>
        <w:t>Language Learning &amp; Technology, 19</w:t>
      </w:r>
      <w:r w:rsidRPr="000F5D13">
        <w:rPr>
          <w:rFonts w:eastAsia="맑은 고딕"/>
          <w:lang w:eastAsia="ko-KR"/>
        </w:rPr>
        <w:t>(1), 139–164. http://hdl.handle.net/10125/44406</w:t>
      </w:r>
    </w:p>
    <w:p w14:paraId="25849C16"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Team GLM (2024) </w:t>
      </w:r>
      <w:proofErr w:type="spellStart"/>
      <w:r w:rsidRPr="000F5D13">
        <w:rPr>
          <w:rFonts w:eastAsia="맑은 고딕"/>
          <w:lang w:eastAsia="ko-KR"/>
        </w:rPr>
        <w:t>ChatGLM</w:t>
      </w:r>
      <w:proofErr w:type="spellEnd"/>
      <w:r w:rsidRPr="000F5D13">
        <w:rPr>
          <w:rFonts w:eastAsia="맑은 고딕"/>
          <w:lang w:eastAsia="ko-KR"/>
        </w:rPr>
        <w:t xml:space="preserve">: A family of large language models from GLM-130B to GLM-4 all tools. 2406.12793v1. </w:t>
      </w:r>
      <w:proofErr w:type="spellStart"/>
      <w:r w:rsidRPr="000F5D13">
        <w:rPr>
          <w:rFonts w:eastAsia="맑은 고딕"/>
          <w:lang w:eastAsia="ko-KR"/>
        </w:rPr>
        <w:t>arXiv</w:t>
      </w:r>
      <w:proofErr w:type="spellEnd"/>
      <w:r w:rsidRPr="000F5D13">
        <w:rPr>
          <w:rFonts w:eastAsia="맑은 고딕"/>
          <w:lang w:eastAsia="ko-KR"/>
        </w:rPr>
        <w:t>. Available at: https://arxiv.org/pdf/2406.12793v1.</w:t>
      </w:r>
    </w:p>
    <w:p w14:paraId="6B64D01B" w14:textId="77777777" w:rsidR="00EC28D7" w:rsidRPr="000F5D13" w:rsidRDefault="00EC28D7" w:rsidP="00EC28D7">
      <w:pPr>
        <w:pStyle w:val="References"/>
        <w:rPr>
          <w:rFonts w:eastAsia="맑은 고딕"/>
          <w:lang w:eastAsia="ko-KR"/>
        </w:rPr>
      </w:pPr>
      <w:proofErr w:type="spellStart"/>
      <w:r w:rsidRPr="000F5D13">
        <w:rPr>
          <w:rFonts w:eastAsia="맑은 고딕"/>
          <w:lang w:eastAsia="ko-KR"/>
        </w:rPr>
        <w:lastRenderedPageBreak/>
        <w:t>Tondeur</w:t>
      </w:r>
      <w:proofErr w:type="spellEnd"/>
      <w:r w:rsidRPr="000F5D13">
        <w:rPr>
          <w:rFonts w:eastAsia="맑은 고딕"/>
          <w:lang w:eastAsia="ko-KR"/>
        </w:rPr>
        <w:t xml:space="preserve">, J., Trevisan, O., Howard, S. K., &amp; Van Braak, J. (2025). Preparing preservice teachers to teach with digital technologies: An update of effective SQD-strategies. </w:t>
      </w:r>
      <w:r w:rsidRPr="000F5D13">
        <w:rPr>
          <w:rFonts w:eastAsia="맑은 고딕"/>
          <w:i/>
          <w:iCs/>
          <w:lang w:eastAsia="ko-KR"/>
        </w:rPr>
        <w:t>Computers &amp; Education, 232</w:t>
      </w:r>
      <w:r w:rsidRPr="000F5D13">
        <w:rPr>
          <w:rFonts w:eastAsia="맑은 고딕"/>
          <w:lang w:eastAsia="ko-KR"/>
        </w:rPr>
        <w:t>, 105262. https://doi.org/10.1016/j.compedu.2025.105262</w:t>
      </w:r>
    </w:p>
    <w:p w14:paraId="15908D07" w14:textId="77777777" w:rsidR="00EC28D7" w:rsidRPr="000F5D13" w:rsidRDefault="00EC28D7" w:rsidP="00EC28D7">
      <w:pPr>
        <w:pStyle w:val="References"/>
        <w:rPr>
          <w:rFonts w:eastAsia="맑은 고딕"/>
          <w:lang w:eastAsia="ko-KR"/>
        </w:rPr>
      </w:pPr>
      <w:proofErr w:type="spellStart"/>
      <w:r w:rsidRPr="000F5D13">
        <w:rPr>
          <w:rFonts w:eastAsia="맑은 고딕"/>
          <w:lang w:eastAsia="ko-KR"/>
        </w:rPr>
        <w:t>Tondeur</w:t>
      </w:r>
      <w:proofErr w:type="spellEnd"/>
      <w:r w:rsidRPr="000F5D13">
        <w:rPr>
          <w:rFonts w:eastAsia="맑은 고딕"/>
          <w:lang w:eastAsia="ko-KR"/>
        </w:rPr>
        <w:t xml:space="preserve">, J., Van Braak, J., Sang, G., Voogt, J., Fisser, P., &amp; Ottenbreit-Leftwich, A. (2012). Preparing pre-service teachers to integrate technology in education: A synthesis of qualitative evidence. </w:t>
      </w:r>
      <w:r w:rsidRPr="000F5D13">
        <w:rPr>
          <w:rFonts w:eastAsia="맑은 고딕"/>
          <w:i/>
          <w:iCs/>
          <w:lang w:eastAsia="ko-KR"/>
        </w:rPr>
        <w:t>Computers and Education, 59</w:t>
      </w:r>
      <w:r w:rsidRPr="000F5D13">
        <w:rPr>
          <w:rFonts w:eastAsia="맑은 고딕"/>
          <w:lang w:eastAsia="ko-KR"/>
        </w:rPr>
        <w:t>(1), 134–144. https://doi.org/10.1016/j.compedu.2011.10.009</w:t>
      </w:r>
    </w:p>
    <w:p w14:paraId="657F0AB3"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Ton-Nu, A. T., &amp; Nguyen, L. T. (2024). Pragmatics and instructional pragmatics in second/foreign language preservice teacher education: A case study in Australia and Vietnam. </w:t>
      </w:r>
      <w:r w:rsidRPr="000F5D13">
        <w:rPr>
          <w:rFonts w:eastAsia="맑은 고딕"/>
          <w:i/>
          <w:iCs/>
          <w:lang w:eastAsia="ko-KR"/>
        </w:rPr>
        <w:t>RELC Journal, 55</w:t>
      </w:r>
      <w:r w:rsidRPr="000F5D13">
        <w:rPr>
          <w:rFonts w:eastAsia="맑은 고딕"/>
          <w:lang w:eastAsia="ko-KR"/>
        </w:rPr>
        <w:t>(3), 748–763. https://doi.org/10.1177/00336882231187163</w:t>
      </w:r>
    </w:p>
    <w:p w14:paraId="55CA67F7"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Tseng, J. J. (2018). Exploring TPACK-SLA interface: Insights from the computer-enhanced classroom. </w:t>
      </w:r>
      <w:r w:rsidRPr="000F5D13">
        <w:rPr>
          <w:rFonts w:eastAsia="맑은 고딕"/>
          <w:i/>
          <w:iCs/>
          <w:lang w:eastAsia="ko-KR"/>
        </w:rPr>
        <w:t>Computer Assisted Language Learning, 31</w:t>
      </w:r>
      <w:r w:rsidRPr="000F5D13">
        <w:rPr>
          <w:rFonts w:eastAsia="맑은 고딕"/>
          <w:lang w:eastAsia="ko-KR"/>
        </w:rPr>
        <w:t>(4), 390–412. https://doi.org/10.1080/09588221.2017.1412324</w:t>
      </w:r>
    </w:p>
    <w:p w14:paraId="510360FF"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Veldhuis, A., Lo, P. Y., Kenny, S., &amp; Antle, A. N. (2025). Critical Artificial Intelligence literacy: A scoping review and framework synthesis. </w:t>
      </w:r>
      <w:r w:rsidRPr="000F5D13">
        <w:rPr>
          <w:rFonts w:eastAsia="맑은 고딕"/>
          <w:i/>
          <w:iCs/>
          <w:lang w:eastAsia="ko-KR"/>
        </w:rPr>
        <w:t>International Journal of Child-Computer Interaction, 43</w:t>
      </w:r>
      <w:r w:rsidRPr="000F5D13">
        <w:rPr>
          <w:rFonts w:eastAsia="맑은 고딕"/>
          <w:lang w:eastAsia="ko-KR"/>
        </w:rPr>
        <w:t>, 100708.</w:t>
      </w:r>
    </w:p>
    <w:p w14:paraId="09ACF08E"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Wang, C., Zou, B., Du, Y., &amp; Wang, Z. (2024). The impact of different conversational generative AI chatbots on EFL learners: An analysis of willingness to communicate, foreign language speaking anxiety, and self-perceived communicative competence. </w:t>
      </w:r>
      <w:r w:rsidRPr="000F5D13">
        <w:rPr>
          <w:rFonts w:eastAsia="맑은 고딕"/>
          <w:i/>
          <w:iCs/>
          <w:lang w:eastAsia="ko-KR"/>
        </w:rPr>
        <w:t>System, 127</w:t>
      </w:r>
      <w:r w:rsidRPr="000F5D13">
        <w:rPr>
          <w:rFonts w:eastAsia="맑은 고딕"/>
          <w:lang w:eastAsia="ko-KR"/>
        </w:rPr>
        <w:t>, 103533. https://doi.org/10.1016/j.system.2024.103533</w:t>
      </w:r>
    </w:p>
    <w:p w14:paraId="4A9529DD" w14:textId="77777777" w:rsidR="00EC28D7" w:rsidRPr="000F5D13" w:rsidRDefault="00EC28D7" w:rsidP="00EC28D7">
      <w:pPr>
        <w:pStyle w:val="References"/>
        <w:rPr>
          <w:rFonts w:eastAsia="맑은 고딕"/>
          <w:lang w:eastAsia="ko-KR"/>
        </w:rPr>
      </w:pPr>
      <w:r w:rsidRPr="000F5D13">
        <w:rPr>
          <w:rFonts w:eastAsia="맑은 고딕"/>
          <w:lang w:eastAsia="ko-KR"/>
        </w:rPr>
        <w:t xml:space="preserve">Wu, Y.-J., &amp; Chun, D. M. (2025). An exploration of preservice teachers’ use of immersive VR to design English lessons. </w:t>
      </w:r>
      <w:r w:rsidRPr="000F5D13">
        <w:rPr>
          <w:rFonts w:eastAsia="맑은 고딕"/>
          <w:i/>
          <w:iCs/>
          <w:lang w:eastAsia="ko-KR"/>
        </w:rPr>
        <w:t>Educational Technology &amp; Society, 28</w:t>
      </w:r>
      <w:r w:rsidRPr="000F5D13">
        <w:rPr>
          <w:rFonts w:eastAsia="맑은 고딕"/>
          <w:lang w:eastAsia="ko-KR"/>
        </w:rPr>
        <w:t>(1), 412–428.</w:t>
      </w:r>
    </w:p>
    <w:p w14:paraId="1E29E3BD" w14:textId="5A1C980D" w:rsidR="00EC28D7" w:rsidRPr="000F5D13" w:rsidRDefault="00EC28D7" w:rsidP="00EC28D7">
      <w:pPr>
        <w:pStyle w:val="References"/>
        <w:rPr>
          <w:rPrChange w:id="633" w:author="Seongyong" w:date="2026-03-18T09:38:00Z" w16du:dateUtc="2026-03-18T09:38:00Z">
            <w:rPr>
              <w:lang w:val="fr-FR"/>
            </w:rPr>
          </w:rPrChange>
        </w:rPr>
      </w:pPr>
      <w:r w:rsidRPr="000F5D13">
        <w:rPr>
          <w:rFonts w:eastAsia="맑은 고딕"/>
          <w:lang w:eastAsia="ko-KR"/>
        </w:rPr>
        <w:t xml:space="preserve">Zhang, D., Wu, J. G., &amp; Fu, Z. (2025). Improving pre-service English teachers’ native cultural knowledge and English language knowledge of native culture in a PBL classroom. </w:t>
      </w:r>
      <w:r w:rsidRPr="000F5D13">
        <w:rPr>
          <w:rFonts w:eastAsia="맑은 고딕"/>
          <w:i/>
          <w:iCs/>
          <w:lang w:eastAsia="ko-KR"/>
        </w:rPr>
        <w:t>Innovation in Language Learning and Teaching, 19</w:t>
      </w:r>
      <w:r w:rsidRPr="000F5D13">
        <w:rPr>
          <w:rFonts w:eastAsia="맑은 고딕"/>
          <w:lang w:eastAsia="ko-KR"/>
        </w:rPr>
        <w:t>(1), 1–15. https://doi.org/10.1080/17501229.2024.2318568</w:t>
      </w:r>
    </w:p>
    <w:p w14:paraId="5A17ED57" w14:textId="0868C188" w:rsidR="00BF3464" w:rsidRPr="000F5D13" w:rsidRDefault="00BF3464" w:rsidP="00BF3464">
      <w:pPr>
        <w:pStyle w:val="Heading1"/>
      </w:pPr>
      <w:bookmarkStart w:id="634" w:name="AppendixA"/>
      <w:r w:rsidRPr="000F5D13">
        <w:t>Appendix</w:t>
      </w:r>
      <w:r w:rsidR="00D82A68" w:rsidRPr="000F5D13">
        <w:rPr>
          <w:rFonts w:hint="eastAsia"/>
          <w:lang w:eastAsia="ko-KR"/>
        </w:rPr>
        <w:t xml:space="preserve"> A</w:t>
      </w:r>
      <w:bookmarkEnd w:id="634"/>
      <w:r w:rsidRPr="000F5D13">
        <w:t xml:space="preserve">. </w:t>
      </w:r>
      <w:r w:rsidR="0095320B" w:rsidRPr="000F5D13">
        <w:t xml:space="preserve">Reflective </w:t>
      </w:r>
      <w:r w:rsidR="0095320B" w:rsidRPr="000F5D13">
        <w:rPr>
          <w:rFonts w:hint="eastAsia"/>
          <w:lang w:eastAsia="ko-KR"/>
        </w:rPr>
        <w:t>J</w:t>
      </w:r>
      <w:r w:rsidR="0095320B" w:rsidRPr="000F5D13">
        <w:t xml:space="preserve">ournal </w:t>
      </w:r>
      <w:r w:rsidR="0095320B" w:rsidRPr="000F5D13">
        <w:rPr>
          <w:rFonts w:hint="eastAsia"/>
          <w:lang w:eastAsia="ko-KR"/>
        </w:rPr>
        <w:t>I</w:t>
      </w:r>
      <w:r w:rsidR="0095320B" w:rsidRPr="000F5D13">
        <w:t>nstructions</w:t>
      </w:r>
    </w:p>
    <w:p w14:paraId="61C18767" w14:textId="77777777" w:rsidR="0025707D" w:rsidRPr="000F5D13" w:rsidRDefault="0025707D" w:rsidP="0025707D">
      <w:r w:rsidRPr="000F5D13">
        <w:t>1. Please reflect on your experience of designing a brand and a virtual showroom in the metaverse. How did you apply the applied linguistics concepts you learned in class (e.g., genre analysis, discourse analysis) to your project?</w:t>
      </w:r>
    </w:p>
    <w:p w14:paraId="58746843" w14:textId="77777777" w:rsidR="0025707D" w:rsidRPr="000F5D13" w:rsidRDefault="0025707D" w:rsidP="0025707D">
      <w:r w:rsidRPr="000F5D13">
        <w:t>2. Discuss your perceptions of using GenAI chatbots and the metaverse for this project. What were the benefits and challenges of integrating these technologies into your pedagogical design?</w:t>
      </w:r>
    </w:p>
    <w:p w14:paraId="62F90E6D" w14:textId="04D0B71F" w:rsidR="00BF3464" w:rsidRPr="000F5D13" w:rsidRDefault="0025707D" w:rsidP="0025707D">
      <w:pPr>
        <w:rPr>
          <w:rFonts w:eastAsia="맑은 고딕"/>
          <w:lang w:eastAsia="ko-KR"/>
        </w:rPr>
      </w:pPr>
      <w:r w:rsidRPr="000F5D13">
        <w:t>3. In what ways do you think this project and the use of these technologies can prepare you for your future role as an English teacher?</w:t>
      </w:r>
    </w:p>
    <w:p w14:paraId="4847DF47" w14:textId="59C3334A" w:rsidR="0025707D" w:rsidRPr="000F5D13" w:rsidRDefault="0025707D" w:rsidP="0025707D">
      <w:pPr>
        <w:pStyle w:val="Heading1"/>
      </w:pPr>
      <w:bookmarkStart w:id="635" w:name="AppendixB"/>
      <w:r w:rsidRPr="000F5D13">
        <w:t>Appendix</w:t>
      </w:r>
      <w:r w:rsidRPr="000F5D13">
        <w:rPr>
          <w:rFonts w:hint="eastAsia"/>
          <w:lang w:eastAsia="ko-KR"/>
        </w:rPr>
        <w:t xml:space="preserve"> B</w:t>
      </w:r>
      <w:bookmarkEnd w:id="635"/>
      <w:r w:rsidRPr="000F5D13">
        <w:t xml:space="preserve">. </w:t>
      </w:r>
      <w:r w:rsidR="00633CB0" w:rsidRPr="000F5D13">
        <w:t xml:space="preserve">Sample </w:t>
      </w:r>
      <w:r w:rsidR="00633CB0" w:rsidRPr="000F5D13">
        <w:rPr>
          <w:rFonts w:hint="eastAsia"/>
          <w:lang w:eastAsia="ko-KR"/>
        </w:rPr>
        <w:t>I</w:t>
      </w:r>
      <w:r w:rsidR="00633CB0" w:rsidRPr="000F5D13">
        <w:t xml:space="preserve">nterview </w:t>
      </w:r>
      <w:r w:rsidR="00633CB0" w:rsidRPr="000F5D13">
        <w:rPr>
          <w:rFonts w:hint="eastAsia"/>
          <w:lang w:eastAsia="ko-KR"/>
        </w:rPr>
        <w:t>Q</w:t>
      </w:r>
      <w:r w:rsidR="00633CB0" w:rsidRPr="000F5D13">
        <w:t>uestions</w:t>
      </w:r>
    </w:p>
    <w:p w14:paraId="79AD82E1" w14:textId="77777777" w:rsidR="00741065" w:rsidRPr="000F5D13" w:rsidRDefault="00741065" w:rsidP="00741065">
      <w:r w:rsidRPr="000F5D13">
        <w:t>Section 1: Experiences in CK development</w:t>
      </w:r>
    </w:p>
    <w:p w14:paraId="1082DF10" w14:textId="77777777" w:rsidR="00741065" w:rsidRPr="000F5D13" w:rsidRDefault="00741065" w:rsidP="00741065">
      <w:r w:rsidRPr="000F5D13">
        <w:t>1. Can you describe a moment during the project when you applied a specific concept from the applied linguistics course to your GenAI or metaverse design?</w:t>
      </w:r>
    </w:p>
    <w:p w14:paraId="07B41CE4" w14:textId="77777777" w:rsidR="00741065" w:rsidRPr="000F5D13" w:rsidRDefault="00741065" w:rsidP="00741065">
      <w:r w:rsidRPr="000F5D13">
        <w:t>2. How did your understanding of applied linguistics theories change over the course of this project?</w:t>
      </w:r>
    </w:p>
    <w:p w14:paraId="23C51386" w14:textId="77777777" w:rsidR="00741065" w:rsidRPr="000F5D13" w:rsidRDefault="00741065" w:rsidP="00741065">
      <w:r w:rsidRPr="000F5D13">
        <w:t>Section 2: Technological affordances</w:t>
      </w:r>
    </w:p>
    <w:p w14:paraId="5A8AB419" w14:textId="77777777" w:rsidR="00741065" w:rsidRPr="000F5D13" w:rsidRDefault="00741065" w:rsidP="00741065">
      <w:r w:rsidRPr="000F5D13">
        <w:t>3. Which features of GenAI and the metaverse did you find most useful for completing your tasks?</w:t>
      </w:r>
    </w:p>
    <w:p w14:paraId="162C1AAC" w14:textId="77777777" w:rsidR="00741065" w:rsidRPr="000F5D13" w:rsidRDefault="00741065" w:rsidP="00741065">
      <w:r w:rsidRPr="000F5D13">
        <w:t xml:space="preserve">4. Can you give an example of how you adapted or customized AI-generated content to better suit the </w:t>
      </w:r>
      <w:r w:rsidRPr="000F5D13">
        <w:lastRenderedPageBreak/>
        <w:t>project’s goals?</w:t>
      </w:r>
    </w:p>
    <w:p w14:paraId="3507E811" w14:textId="77777777" w:rsidR="00741065" w:rsidRPr="000F5D13" w:rsidRDefault="00741065" w:rsidP="00741065">
      <w:r w:rsidRPr="000F5D13">
        <w:t>Section 3: Agency and TK</w:t>
      </w:r>
    </w:p>
    <w:p w14:paraId="0B5E94C4" w14:textId="77777777" w:rsidR="00741065" w:rsidRPr="000F5D13" w:rsidRDefault="00741065" w:rsidP="00741065">
      <w:r w:rsidRPr="000F5D13">
        <w:t>5. How did your own decisions and initiative influence the direction of your design?</w:t>
      </w:r>
    </w:p>
    <w:p w14:paraId="467DECB5" w14:textId="77777777" w:rsidR="00741065" w:rsidRPr="000F5D13" w:rsidRDefault="00741065" w:rsidP="00741065">
      <w:r w:rsidRPr="000F5D13">
        <w:t>6. Did you feel that your technological knowledge improved during the project? In what ways?</w:t>
      </w:r>
    </w:p>
    <w:p w14:paraId="67EEBCDC" w14:textId="77777777" w:rsidR="00741065" w:rsidRPr="000F5D13" w:rsidRDefault="00741065" w:rsidP="00741065">
      <w:r w:rsidRPr="000F5D13">
        <w:t xml:space="preserve">7. What challenges or constraints </w:t>
      </w:r>
      <w:proofErr w:type="gramStart"/>
      <w:r w:rsidRPr="000F5D13">
        <w:t>did</w:t>
      </w:r>
      <w:proofErr w:type="gramEnd"/>
      <w:r w:rsidRPr="000F5D13">
        <w:t xml:space="preserve"> you face when working with these technologies?</w:t>
      </w:r>
    </w:p>
    <w:p w14:paraId="4CD02D58" w14:textId="77777777" w:rsidR="00741065" w:rsidRPr="000F5D13" w:rsidRDefault="00741065" w:rsidP="00741065">
      <w:r w:rsidRPr="000F5D13">
        <w:t>8. How do you think these experiences will influence how you might use similar tools in your future teaching?</w:t>
      </w:r>
    </w:p>
    <w:p w14:paraId="6968789C" w14:textId="77777777" w:rsidR="00741065" w:rsidRPr="000F5D13" w:rsidRDefault="00741065" w:rsidP="00741065">
      <w:r w:rsidRPr="000F5D13">
        <w:t>Section 4: Agency and CK</w:t>
      </w:r>
    </w:p>
    <w:p w14:paraId="67E7EB3C" w14:textId="77777777" w:rsidR="00741065" w:rsidRPr="000F5D13" w:rsidRDefault="00741065" w:rsidP="00741065">
      <w:r w:rsidRPr="000F5D13">
        <w:t>9. In what ways did taking initiative or making design choices help you deepen your understanding of applied linguistics concepts?</w:t>
      </w:r>
    </w:p>
    <w:p w14:paraId="47385296" w14:textId="77777777" w:rsidR="00741065" w:rsidRPr="000F5D13" w:rsidRDefault="00741065" w:rsidP="00741065">
      <w:r w:rsidRPr="000F5D13">
        <w:t>10. Can you recall a time when you revised your design based on CK-related insights (e.g., discourse or genre analysis)? What prompted that change?</w:t>
      </w:r>
    </w:p>
    <w:p w14:paraId="084D79BE" w14:textId="56C50CA6" w:rsidR="0025707D" w:rsidRPr="000F5D13" w:rsidRDefault="00741065" w:rsidP="00741065">
      <w:r w:rsidRPr="000F5D13">
        <w:t>11. How did your active involvement in decision-making affect the way you connected theory from the course to your GenAI or metaverse outputs?</w:t>
      </w:r>
    </w:p>
    <w:p w14:paraId="2A66E40F" w14:textId="77777777" w:rsidR="0025707D" w:rsidRPr="000F5D13" w:rsidRDefault="0025707D" w:rsidP="0025707D">
      <w:pPr>
        <w:rPr>
          <w:rFonts w:eastAsia="맑은 고딕"/>
          <w:lang w:eastAsia="ko-KR"/>
        </w:rPr>
      </w:pPr>
    </w:p>
    <w:p w14:paraId="7C21299F" w14:textId="5A3AFB81" w:rsidR="00D143AB" w:rsidRPr="000F5D13" w:rsidRDefault="00D143AB" w:rsidP="00D143AB">
      <w:pPr>
        <w:pStyle w:val="Heading1"/>
      </w:pPr>
      <w:bookmarkStart w:id="636" w:name="AppendixC"/>
      <w:r w:rsidRPr="000F5D13">
        <w:t>Appendix</w:t>
      </w:r>
      <w:r w:rsidRPr="000F5D13">
        <w:rPr>
          <w:rFonts w:hint="eastAsia"/>
          <w:lang w:eastAsia="ko-KR"/>
        </w:rPr>
        <w:t xml:space="preserve"> </w:t>
      </w:r>
      <w:r w:rsidR="00AE5694" w:rsidRPr="000F5D13">
        <w:rPr>
          <w:rFonts w:hint="eastAsia"/>
          <w:lang w:eastAsia="ko-KR"/>
        </w:rPr>
        <w:t>C</w:t>
      </w:r>
      <w:bookmarkEnd w:id="636"/>
      <w:r w:rsidRPr="000F5D13">
        <w:t xml:space="preserve">. </w:t>
      </w:r>
      <w:r w:rsidR="00ED713D" w:rsidRPr="000F5D13">
        <w:t xml:space="preserve">Mapping between </w:t>
      </w:r>
      <w:r w:rsidR="00ED713D" w:rsidRPr="000F5D13">
        <w:rPr>
          <w:rFonts w:hint="eastAsia"/>
          <w:lang w:eastAsia="ko-KR"/>
        </w:rPr>
        <w:t>I</w:t>
      </w:r>
      <w:r w:rsidR="00ED713D" w:rsidRPr="000F5D13">
        <w:t xml:space="preserve">nterview </w:t>
      </w:r>
      <w:r w:rsidR="00ED713D" w:rsidRPr="000F5D13">
        <w:rPr>
          <w:rFonts w:hint="eastAsia"/>
          <w:lang w:eastAsia="ko-KR"/>
        </w:rPr>
        <w:t>Q</w:t>
      </w:r>
      <w:r w:rsidR="00ED713D" w:rsidRPr="000F5D13">
        <w:t xml:space="preserve">uestions and </w:t>
      </w:r>
      <w:r w:rsidR="00ED713D" w:rsidRPr="000F5D13">
        <w:rPr>
          <w:rFonts w:hint="eastAsia"/>
          <w:lang w:eastAsia="ko-KR"/>
        </w:rPr>
        <w:t>T</w:t>
      </w:r>
      <w:r w:rsidR="00ED713D" w:rsidRPr="000F5D13">
        <w:t xml:space="preserve">heoretical </w:t>
      </w:r>
      <w:r w:rsidR="00ED713D" w:rsidRPr="000F5D13">
        <w:rPr>
          <w:rFonts w:hint="eastAsia"/>
          <w:lang w:eastAsia="ko-KR"/>
        </w:rPr>
        <w:t>F</w:t>
      </w:r>
      <w:r w:rsidR="00ED713D" w:rsidRPr="000F5D13">
        <w:t>rameworks</w:t>
      </w:r>
    </w:p>
    <w:tbl>
      <w:tblPr>
        <w:tblStyle w:val="TableGrid"/>
        <w:tblW w:w="0" w:type="auto"/>
        <w:tblBorders>
          <w:top w:val="single" w:sz="4" w:space="0" w:color="auto"/>
          <w:bottom w:val="single" w:sz="4" w:space="0" w:color="auto"/>
        </w:tblBorders>
        <w:tblLook w:val="04A0" w:firstRow="1" w:lastRow="0" w:firstColumn="1" w:lastColumn="0" w:noHBand="0" w:noVBand="1"/>
      </w:tblPr>
      <w:tblGrid>
        <w:gridCol w:w="2380"/>
        <w:gridCol w:w="2358"/>
        <w:gridCol w:w="2372"/>
        <w:gridCol w:w="2365"/>
      </w:tblGrid>
      <w:tr w:rsidR="00B93605" w:rsidRPr="000F5D13" w14:paraId="6BD69F6E" w14:textId="77777777" w:rsidTr="00616E21">
        <w:tc>
          <w:tcPr>
            <w:tcW w:w="2380" w:type="dxa"/>
            <w:tcBorders>
              <w:top w:val="single" w:sz="18" w:space="0" w:color="auto"/>
              <w:bottom w:val="single" w:sz="8" w:space="0" w:color="auto"/>
            </w:tcBorders>
            <w:vAlign w:val="center"/>
          </w:tcPr>
          <w:p w14:paraId="67230A3A" w14:textId="77777777" w:rsidR="00B93605" w:rsidRPr="000F5D13" w:rsidRDefault="00B93605" w:rsidP="006E0395">
            <w:pPr>
              <w:pStyle w:val="TableText"/>
            </w:pPr>
            <w:r w:rsidRPr="000F5D13">
              <w:t>Interview focus</w:t>
            </w:r>
          </w:p>
        </w:tc>
        <w:tc>
          <w:tcPr>
            <w:tcW w:w="2358" w:type="dxa"/>
            <w:tcBorders>
              <w:top w:val="single" w:sz="18" w:space="0" w:color="auto"/>
              <w:bottom w:val="single" w:sz="8" w:space="0" w:color="auto"/>
            </w:tcBorders>
            <w:vAlign w:val="center"/>
          </w:tcPr>
          <w:p w14:paraId="464C42CA" w14:textId="77777777" w:rsidR="00B93605" w:rsidRPr="000F5D13" w:rsidRDefault="00B93605" w:rsidP="006E0395">
            <w:pPr>
              <w:pStyle w:val="TableText"/>
            </w:pPr>
            <w:r w:rsidRPr="000F5D13">
              <w:t xml:space="preserve">Interview </w:t>
            </w:r>
            <w:r w:rsidRPr="000F5D13">
              <w:rPr>
                <w:rFonts w:hint="eastAsia"/>
              </w:rPr>
              <w:t>questions</w:t>
            </w:r>
          </w:p>
        </w:tc>
        <w:tc>
          <w:tcPr>
            <w:tcW w:w="2372" w:type="dxa"/>
            <w:tcBorders>
              <w:top w:val="single" w:sz="18" w:space="0" w:color="auto"/>
              <w:bottom w:val="single" w:sz="8" w:space="0" w:color="auto"/>
            </w:tcBorders>
            <w:vAlign w:val="center"/>
          </w:tcPr>
          <w:p w14:paraId="76AB128D" w14:textId="77777777" w:rsidR="00B93605" w:rsidRPr="000F5D13" w:rsidRDefault="00B93605" w:rsidP="006E0395">
            <w:pPr>
              <w:pStyle w:val="TableText"/>
            </w:pPr>
            <w:r w:rsidRPr="000F5D13">
              <w:t xml:space="preserve">TMLT </w:t>
            </w:r>
            <w:r w:rsidRPr="000F5D13">
              <w:rPr>
                <w:rFonts w:hint="eastAsia"/>
              </w:rPr>
              <w:t>principles</w:t>
            </w:r>
          </w:p>
        </w:tc>
        <w:tc>
          <w:tcPr>
            <w:tcW w:w="2365" w:type="dxa"/>
            <w:tcBorders>
              <w:top w:val="single" w:sz="18" w:space="0" w:color="auto"/>
              <w:bottom w:val="single" w:sz="8" w:space="0" w:color="auto"/>
            </w:tcBorders>
            <w:vAlign w:val="center"/>
          </w:tcPr>
          <w:p w14:paraId="1BF39CE4" w14:textId="77777777" w:rsidR="00B93605" w:rsidRPr="000F5D13" w:rsidRDefault="00B93605" w:rsidP="006E0395">
            <w:pPr>
              <w:pStyle w:val="TableText"/>
            </w:pPr>
            <w:r w:rsidRPr="000F5D13">
              <w:t xml:space="preserve">SAC </w:t>
            </w:r>
            <w:r w:rsidRPr="000F5D13">
              <w:rPr>
                <w:rFonts w:hint="eastAsia"/>
              </w:rPr>
              <w:t>orientation</w:t>
            </w:r>
          </w:p>
        </w:tc>
      </w:tr>
      <w:tr w:rsidR="00B93605" w:rsidRPr="000F5D13" w14:paraId="5034FAD5" w14:textId="77777777" w:rsidTr="00616E21">
        <w:tc>
          <w:tcPr>
            <w:tcW w:w="2380" w:type="dxa"/>
            <w:tcBorders>
              <w:top w:val="single" w:sz="8" w:space="0" w:color="auto"/>
              <w:bottom w:val="nil"/>
            </w:tcBorders>
            <w:vAlign w:val="center"/>
          </w:tcPr>
          <w:p w14:paraId="23AF3F8A" w14:textId="77777777" w:rsidR="00B93605" w:rsidRPr="000F5D13" w:rsidRDefault="00B93605" w:rsidP="006E0395">
            <w:pPr>
              <w:pStyle w:val="TableText"/>
            </w:pPr>
            <w:r w:rsidRPr="000F5D13">
              <w:t>CK application in design</w:t>
            </w:r>
          </w:p>
        </w:tc>
        <w:tc>
          <w:tcPr>
            <w:tcW w:w="2358" w:type="dxa"/>
            <w:tcBorders>
              <w:top w:val="single" w:sz="8" w:space="0" w:color="auto"/>
              <w:bottom w:val="nil"/>
            </w:tcBorders>
            <w:vAlign w:val="center"/>
          </w:tcPr>
          <w:p w14:paraId="15255F49" w14:textId="77777777" w:rsidR="00B93605" w:rsidRPr="000F5D13" w:rsidRDefault="00B93605" w:rsidP="006E0395">
            <w:pPr>
              <w:pStyle w:val="TableText"/>
            </w:pPr>
            <w:r w:rsidRPr="000F5D13">
              <w:t>Q1</w:t>
            </w:r>
          </w:p>
        </w:tc>
        <w:tc>
          <w:tcPr>
            <w:tcW w:w="2372" w:type="dxa"/>
            <w:tcBorders>
              <w:top w:val="single" w:sz="8" w:space="0" w:color="auto"/>
              <w:bottom w:val="nil"/>
            </w:tcBorders>
            <w:vAlign w:val="center"/>
          </w:tcPr>
          <w:p w14:paraId="55C5384D" w14:textId="77777777" w:rsidR="00B93605" w:rsidRPr="000F5D13" w:rsidRDefault="00B93605" w:rsidP="006E0395">
            <w:pPr>
              <w:pStyle w:val="TableText"/>
            </w:pPr>
            <w:r w:rsidRPr="000F5D13">
              <w:rPr>
                <w:rFonts w:hint="eastAsia"/>
              </w:rPr>
              <w:t>Agency; d</w:t>
            </w:r>
            <w:r w:rsidRPr="000F5D13">
              <w:t>esign-based active learning</w:t>
            </w:r>
          </w:p>
        </w:tc>
        <w:tc>
          <w:tcPr>
            <w:tcW w:w="2365" w:type="dxa"/>
            <w:tcBorders>
              <w:top w:val="single" w:sz="8" w:space="0" w:color="auto"/>
              <w:bottom w:val="nil"/>
            </w:tcBorders>
            <w:vAlign w:val="center"/>
          </w:tcPr>
          <w:p w14:paraId="0A0DD870" w14:textId="77777777" w:rsidR="00B93605" w:rsidRPr="000F5D13" w:rsidRDefault="00B93605" w:rsidP="006E0395">
            <w:pPr>
              <w:pStyle w:val="TableText"/>
            </w:pPr>
            <w:r w:rsidRPr="000F5D13">
              <w:t>Learn from</w:t>
            </w:r>
            <w:r w:rsidRPr="000F5D13">
              <w:rPr>
                <w:rFonts w:hint="eastAsia"/>
              </w:rPr>
              <w:t>/</w:t>
            </w:r>
            <w:r w:rsidRPr="000F5D13">
              <w:t>with AI</w:t>
            </w:r>
          </w:p>
        </w:tc>
      </w:tr>
      <w:tr w:rsidR="00B93605" w:rsidRPr="000F5D13" w14:paraId="4BCA1A8F" w14:textId="77777777" w:rsidTr="00616E21">
        <w:tc>
          <w:tcPr>
            <w:tcW w:w="2380" w:type="dxa"/>
            <w:tcBorders>
              <w:top w:val="nil"/>
            </w:tcBorders>
            <w:vAlign w:val="center"/>
          </w:tcPr>
          <w:p w14:paraId="1B87956C" w14:textId="77777777" w:rsidR="00B93605" w:rsidRPr="000F5D13" w:rsidRDefault="00B93605" w:rsidP="006E0395">
            <w:pPr>
              <w:pStyle w:val="TableText"/>
            </w:pPr>
            <w:r w:rsidRPr="000F5D13">
              <w:t>CK development over time</w:t>
            </w:r>
          </w:p>
        </w:tc>
        <w:tc>
          <w:tcPr>
            <w:tcW w:w="2358" w:type="dxa"/>
            <w:tcBorders>
              <w:top w:val="nil"/>
            </w:tcBorders>
            <w:vAlign w:val="center"/>
          </w:tcPr>
          <w:p w14:paraId="3B7C141F" w14:textId="77777777" w:rsidR="00B93605" w:rsidRPr="000F5D13" w:rsidRDefault="00B93605" w:rsidP="006E0395">
            <w:pPr>
              <w:pStyle w:val="TableText"/>
            </w:pPr>
            <w:r w:rsidRPr="000F5D13">
              <w:t>Q2</w:t>
            </w:r>
          </w:p>
        </w:tc>
        <w:tc>
          <w:tcPr>
            <w:tcW w:w="2372" w:type="dxa"/>
            <w:tcBorders>
              <w:top w:val="nil"/>
            </w:tcBorders>
            <w:vAlign w:val="center"/>
          </w:tcPr>
          <w:p w14:paraId="221CB278" w14:textId="77777777" w:rsidR="00B93605" w:rsidRPr="000F5D13" w:rsidRDefault="00B93605" w:rsidP="006E0395">
            <w:pPr>
              <w:pStyle w:val="TableText"/>
            </w:pPr>
            <w:r w:rsidRPr="000F5D13">
              <w:t>Reflection; design-based learning</w:t>
            </w:r>
          </w:p>
        </w:tc>
        <w:tc>
          <w:tcPr>
            <w:tcW w:w="2365" w:type="dxa"/>
            <w:tcBorders>
              <w:top w:val="nil"/>
            </w:tcBorders>
            <w:vAlign w:val="center"/>
          </w:tcPr>
          <w:p w14:paraId="41F76AD4" w14:textId="77777777" w:rsidR="00B93605" w:rsidRPr="000F5D13" w:rsidRDefault="00B93605" w:rsidP="006E0395">
            <w:pPr>
              <w:pStyle w:val="TableText"/>
            </w:pPr>
            <w:r w:rsidRPr="000F5D13">
              <w:rPr>
                <w:rFonts w:hint="eastAsia"/>
              </w:rPr>
              <w:t>N/A</w:t>
            </w:r>
          </w:p>
        </w:tc>
      </w:tr>
      <w:tr w:rsidR="00B93605" w:rsidRPr="000F5D13" w14:paraId="25E93FB0" w14:textId="77777777" w:rsidTr="006E0395">
        <w:tc>
          <w:tcPr>
            <w:tcW w:w="2380" w:type="dxa"/>
            <w:vAlign w:val="center"/>
          </w:tcPr>
          <w:p w14:paraId="2369CE19" w14:textId="77777777" w:rsidR="00B93605" w:rsidRPr="000F5D13" w:rsidRDefault="00B93605" w:rsidP="006E0395">
            <w:pPr>
              <w:pStyle w:val="TableText"/>
            </w:pPr>
            <w:r w:rsidRPr="000F5D13">
              <w:t>Technological affordances</w:t>
            </w:r>
          </w:p>
        </w:tc>
        <w:tc>
          <w:tcPr>
            <w:tcW w:w="2358" w:type="dxa"/>
            <w:vAlign w:val="center"/>
          </w:tcPr>
          <w:p w14:paraId="2D144902" w14:textId="77777777" w:rsidR="00B93605" w:rsidRPr="000F5D13" w:rsidRDefault="00B93605" w:rsidP="006E0395">
            <w:pPr>
              <w:pStyle w:val="TableText"/>
            </w:pPr>
            <w:r w:rsidRPr="000F5D13">
              <w:t>Q3</w:t>
            </w:r>
          </w:p>
        </w:tc>
        <w:tc>
          <w:tcPr>
            <w:tcW w:w="2372" w:type="dxa"/>
            <w:vAlign w:val="center"/>
          </w:tcPr>
          <w:p w14:paraId="7E41A6D7" w14:textId="77777777" w:rsidR="00B93605" w:rsidRPr="000F5D13" w:rsidRDefault="00B93605" w:rsidP="006E0395">
            <w:pPr>
              <w:pStyle w:val="TableText"/>
            </w:pPr>
            <w:r w:rsidRPr="000F5D13">
              <w:t>Affordance recognition</w:t>
            </w:r>
          </w:p>
        </w:tc>
        <w:tc>
          <w:tcPr>
            <w:tcW w:w="2365" w:type="dxa"/>
            <w:vAlign w:val="center"/>
          </w:tcPr>
          <w:p w14:paraId="37AA937F" w14:textId="77777777" w:rsidR="00B93605" w:rsidRPr="000F5D13" w:rsidRDefault="00B93605" w:rsidP="006E0395">
            <w:pPr>
              <w:pStyle w:val="TableText"/>
            </w:pPr>
            <w:r w:rsidRPr="000F5D13">
              <w:t>Learn about</w:t>
            </w:r>
            <w:r w:rsidRPr="000F5D13">
              <w:rPr>
                <w:rFonts w:hint="eastAsia"/>
              </w:rPr>
              <w:t>/</w:t>
            </w:r>
            <w:r w:rsidRPr="000F5D13">
              <w:t>from AI</w:t>
            </w:r>
          </w:p>
        </w:tc>
      </w:tr>
      <w:tr w:rsidR="00B93605" w:rsidRPr="000F5D13" w14:paraId="4C779B38" w14:textId="77777777" w:rsidTr="006E0395">
        <w:tc>
          <w:tcPr>
            <w:tcW w:w="2380" w:type="dxa"/>
            <w:vAlign w:val="center"/>
          </w:tcPr>
          <w:p w14:paraId="003D0088" w14:textId="77777777" w:rsidR="00B93605" w:rsidRPr="000F5D13" w:rsidRDefault="00B93605" w:rsidP="006E0395">
            <w:pPr>
              <w:pStyle w:val="TableText"/>
            </w:pPr>
            <w:r w:rsidRPr="000F5D13">
              <w:t>Re-authoring AI outputs</w:t>
            </w:r>
          </w:p>
        </w:tc>
        <w:tc>
          <w:tcPr>
            <w:tcW w:w="2358" w:type="dxa"/>
            <w:vAlign w:val="center"/>
          </w:tcPr>
          <w:p w14:paraId="3F4A20B9" w14:textId="77777777" w:rsidR="00B93605" w:rsidRPr="000F5D13" w:rsidRDefault="00B93605" w:rsidP="006E0395">
            <w:pPr>
              <w:pStyle w:val="TableText"/>
            </w:pPr>
            <w:r w:rsidRPr="000F5D13">
              <w:t>Q4</w:t>
            </w:r>
          </w:p>
        </w:tc>
        <w:tc>
          <w:tcPr>
            <w:tcW w:w="2372" w:type="dxa"/>
            <w:vAlign w:val="center"/>
          </w:tcPr>
          <w:p w14:paraId="19D61F58" w14:textId="77777777" w:rsidR="00B93605" w:rsidRPr="000F5D13" w:rsidRDefault="00B93605" w:rsidP="006E0395">
            <w:pPr>
              <w:pStyle w:val="TableText"/>
            </w:pPr>
            <w:r w:rsidRPr="000F5D13">
              <w:t>Agency enactment; affordances-in-use</w:t>
            </w:r>
          </w:p>
        </w:tc>
        <w:tc>
          <w:tcPr>
            <w:tcW w:w="2365" w:type="dxa"/>
            <w:vAlign w:val="center"/>
          </w:tcPr>
          <w:p w14:paraId="467D356E" w14:textId="77777777" w:rsidR="00B93605" w:rsidRPr="000F5D13" w:rsidRDefault="00B93605" w:rsidP="006E0395">
            <w:pPr>
              <w:pStyle w:val="TableText"/>
            </w:pPr>
            <w:r w:rsidRPr="000F5D13">
              <w:t>Learn from → Learn with AI</w:t>
            </w:r>
          </w:p>
        </w:tc>
      </w:tr>
      <w:tr w:rsidR="00B93605" w:rsidRPr="000F5D13" w14:paraId="36B8886C" w14:textId="77777777" w:rsidTr="006E0395">
        <w:tc>
          <w:tcPr>
            <w:tcW w:w="2380" w:type="dxa"/>
            <w:vAlign w:val="center"/>
          </w:tcPr>
          <w:p w14:paraId="238AA084" w14:textId="77777777" w:rsidR="00B93605" w:rsidRPr="000F5D13" w:rsidRDefault="00B93605" w:rsidP="006E0395">
            <w:pPr>
              <w:pStyle w:val="TableText"/>
            </w:pPr>
            <w:r w:rsidRPr="000F5D13">
              <w:t>Learner agency</w:t>
            </w:r>
          </w:p>
        </w:tc>
        <w:tc>
          <w:tcPr>
            <w:tcW w:w="2358" w:type="dxa"/>
            <w:vAlign w:val="center"/>
          </w:tcPr>
          <w:p w14:paraId="183CB462" w14:textId="77777777" w:rsidR="00B93605" w:rsidRPr="000F5D13" w:rsidRDefault="00B93605" w:rsidP="006E0395">
            <w:pPr>
              <w:pStyle w:val="TableText"/>
            </w:pPr>
            <w:r w:rsidRPr="000F5D13">
              <w:t>Q5, Q9–11</w:t>
            </w:r>
          </w:p>
        </w:tc>
        <w:tc>
          <w:tcPr>
            <w:tcW w:w="2372" w:type="dxa"/>
            <w:vAlign w:val="center"/>
          </w:tcPr>
          <w:p w14:paraId="6BE0D191" w14:textId="77777777" w:rsidR="00B93605" w:rsidRPr="000F5D13" w:rsidRDefault="00B93605" w:rsidP="006E0395">
            <w:pPr>
              <w:pStyle w:val="TableText"/>
            </w:pPr>
            <w:r w:rsidRPr="000F5D13">
              <w:t>Learner agency; design-based learning</w:t>
            </w:r>
          </w:p>
        </w:tc>
        <w:tc>
          <w:tcPr>
            <w:tcW w:w="2365" w:type="dxa"/>
            <w:vAlign w:val="center"/>
          </w:tcPr>
          <w:p w14:paraId="2AD489D5" w14:textId="77777777" w:rsidR="00B93605" w:rsidRPr="000F5D13" w:rsidRDefault="00B93605" w:rsidP="006E0395">
            <w:pPr>
              <w:pStyle w:val="TableText"/>
            </w:pPr>
            <w:r w:rsidRPr="000F5D13">
              <w:t>Learn with AI</w:t>
            </w:r>
          </w:p>
        </w:tc>
      </w:tr>
      <w:tr w:rsidR="00B93605" w:rsidRPr="000F5D13" w14:paraId="6C2EC517" w14:textId="77777777" w:rsidTr="00616E21">
        <w:tc>
          <w:tcPr>
            <w:tcW w:w="2380" w:type="dxa"/>
            <w:tcBorders>
              <w:bottom w:val="nil"/>
            </w:tcBorders>
            <w:vAlign w:val="center"/>
          </w:tcPr>
          <w:p w14:paraId="60565B1E" w14:textId="77777777" w:rsidR="00B93605" w:rsidRPr="000F5D13" w:rsidRDefault="00B93605" w:rsidP="006E0395">
            <w:pPr>
              <w:pStyle w:val="TableText"/>
            </w:pPr>
            <w:r w:rsidRPr="000F5D13">
              <w:rPr>
                <w:rFonts w:hint="eastAsia"/>
              </w:rPr>
              <w:t>TK development</w:t>
            </w:r>
          </w:p>
        </w:tc>
        <w:tc>
          <w:tcPr>
            <w:tcW w:w="2358" w:type="dxa"/>
            <w:tcBorders>
              <w:bottom w:val="nil"/>
            </w:tcBorders>
            <w:vAlign w:val="center"/>
          </w:tcPr>
          <w:p w14:paraId="6BF27D77" w14:textId="77777777" w:rsidR="00B93605" w:rsidRPr="000F5D13" w:rsidRDefault="00B93605" w:rsidP="006E0395">
            <w:pPr>
              <w:pStyle w:val="TableText"/>
            </w:pPr>
            <w:r w:rsidRPr="000F5D13">
              <w:rPr>
                <w:rFonts w:hint="eastAsia"/>
              </w:rPr>
              <w:t>Q6</w:t>
            </w:r>
          </w:p>
        </w:tc>
        <w:tc>
          <w:tcPr>
            <w:tcW w:w="2372" w:type="dxa"/>
            <w:tcBorders>
              <w:bottom w:val="nil"/>
            </w:tcBorders>
            <w:vAlign w:val="center"/>
          </w:tcPr>
          <w:p w14:paraId="50C429D4" w14:textId="77777777" w:rsidR="00B93605" w:rsidRPr="000F5D13" w:rsidRDefault="00B93605" w:rsidP="006E0395">
            <w:pPr>
              <w:pStyle w:val="TableText"/>
            </w:pPr>
            <w:r w:rsidRPr="000F5D13">
              <w:rPr>
                <w:rFonts w:hint="eastAsia"/>
              </w:rPr>
              <w:t>learner agency and tech affordance</w:t>
            </w:r>
          </w:p>
        </w:tc>
        <w:tc>
          <w:tcPr>
            <w:tcW w:w="2365" w:type="dxa"/>
            <w:tcBorders>
              <w:bottom w:val="nil"/>
            </w:tcBorders>
            <w:vAlign w:val="center"/>
          </w:tcPr>
          <w:p w14:paraId="10857D90" w14:textId="77777777" w:rsidR="00B93605" w:rsidRPr="000F5D13" w:rsidRDefault="00B93605" w:rsidP="006E0395">
            <w:pPr>
              <w:pStyle w:val="TableText"/>
            </w:pPr>
            <w:r w:rsidRPr="000F5D13">
              <w:rPr>
                <w:rFonts w:hint="eastAsia"/>
              </w:rPr>
              <w:t>Learn about/from AI</w:t>
            </w:r>
          </w:p>
        </w:tc>
      </w:tr>
      <w:tr w:rsidR="00B93605" w:rsidRPr="000F5D13" w14:paraId="69431BDC" w14:textId="77777777" w:rsidTr="00616E21">
        <w:tc>
          <w:tcPr>
            <w:tcW w:w="2380" w:type="dxa"/>
            <w:tcBorders>
              <w:top w:val="nil"/>
              <w:bottom w:val="single" w:sz="18" w:space="0" w:color="auto"/>
            </w:tcBorders>
            <w:vAlign w:val="center"/>
          </w:tcPr>
          <w:p w14:paraId="594C0402" w14:textId="77777777" w:rsidR="00B93605" w:rsidRPr="000F5D13" w:rsidRDefault="00B93605" w:rsidP="006E0395">
            <w:pPr>
              <w:pStyle w:val="TableText"/>
            </w:pPr>
            <w:r w:rsidRPr="000F5D13">
              <w:t>Constraints and limits</w:t>
            </w:r>
          </w:p>
        </w:tc>
        <w:tc>
          <w:tcPr>
            <w:tcW w:w="2358" w:type="dxa"/>
            <w:tcBorders>
              <w:top w:val="nil"/>
              <w:bottom w:val="single" w:sz="18" w:space="0" w:color="auto"/>
            </w:tcBorders>
            <w:vAlign w:val="center"/>
          </w:tcPr>
          <w:p w14:paraId="544295EB" w14:textId="77777777" w:rsidR="00B93605" w:rsidRPr="000F5D13" w:rsidRDefault="00B93605" w:rsidP="006E0395">
            <w:pPr>
              <w:pStyle w:val="TableText"/>
            </w:pPr>
            <w:r w:rsidRPr="000F5D13">
              <w:t>Q7</w:t>
            </w:r>
          </w:p>
        </w:tc>
        <w:tc>
          <w:tcPr>
            <w:tcW w:w="2372" w:type="dxa"/>
            <w:tcBorders>
              <w:top w:val="nil"/>
              <w:bottom w:val="single" w:sz="18" w:space="0" w:color="auto"/>
            </w:tcBorders>
          </w:tcPr>
          <w:p w14:paraId="197E465E" w14:textId="77777777" w:rsidR="00B93605" w:rsidRPr="000F5D13" w:rsidRDefault="00B93605" w:rsidP="006E0395">
            <w:pPr>
              <w:pStyle w:val="TableText"/>
            </w:pPr>
            <w:r w:rsidRPr="000F5D13">
              <w:t>Reflective inquiry</w:t>
            </w:r>
          </w:p>
        </w:tc>
        <w:tc>
          <w:tcPr>
            <w:tcW w:w="2365" w:type="dxa"/>
            <w:tcBorders>
              <w:top w:val="nil"/>
              <w:bottom w:val="single" w:sz="18" w:space="0" w:color="auto"/>
            </w:tcBorders>
            <w:vAlign w:val="center"/>
          </w:tcPr>
          <w:p w14:paraId="1C5E5081" w14:textId="77777777" w:rsidR="00B93605" w:rsidRPr="000F5D13" w:rsidRDefault="00B93605" w:rsidP="006E0395">
            <w:pPr>
              <w:pStyle w:val="TableText"/>
            </w:pPr>
            <w:r w:rsidRPr="000F5D13">
              <w:t>Learn about AI</w:t>
            </w:r>
          </w:p>
        </w:tc>
      </w:tr>
    </w:tbl>
    <w:p w14:paraId="62385593" w14:textId="40FA3AEB" w:rsidR="0015646E" w:rsidRPr="000F5D13" w:rsidRDefault="0015646E" w:rsidP="0015646E">
      <w:pPr>
        <w:pStyle w:val="Heading1"/>
      </w:pPr>
      <w:bookmarkStart w:id="637" w:name="AppendixD"/>
      <w:r w:rsidRPr="000F5D13">
        <w:t>Appendix</w:t>
      </w:r>
      <w:r w:rsidRPr="000F5D13">
        <w:rPr>
          <w:rFonts w:hint="eastAsia"/>
          <w:lang w:eastAsia="ko-KR"/>
        </w:rPr>
        <w:t xml:space="preserve"> </w:t>
      </w:r>
      <w:r w:rsidR="00C931FB" w:rsidRPr="000F5D13">
        <w:rPr>
          <w:rFonts w:hint="eastAsia"/>
          <w:lang w:eastAsia="ko-KR"/>
        </w:rPr>
        <w:t>D</w:t>
      </w:r>
      <w:bookmarkEnd w:id="637"/>
      <w:r w:rsidRPr="000F5D13">
        <w:t xml:space="preserve">. </w:t>
      </w:r>
      <w:r w:rsidR="00C931FB" w:rsidRPr="000F5D13">
        <w:t xml:space="preserve">Coding </w:t>
      </w:r>
      <w:r w:rsidR="00C931FB" w:rsidRPr="000F5D13">
        <w:rPr>
          <w:rFonts w:hint="eastAsia"/>
          <w:lang w:eastAsia="ko-KR"/>
        </w:rPr>
        <w:t>S</w:t>
      </w:r>
      <w:r w:rsidR="00C931FB" w:rsidRPr="000F5D13">
        <w:t xml:space="preserve">cheme for </w:t>
      </w:r>
      <w:r w:rsidR="00C931FB" w:rsidRPr="000F5D13">
        <w:rPr>
          <w:rFonts w:hint="eastAsia"/>
          <w:lang w:eastAsia="ko-KR"/>
        </w:rPr>
        <w:t>b</w:t>
      </w:r>
      <w:r w:rsidR="00C931FB" w:rsidRPr="000F5D13">
        <w:t xml:space="preserve">oth </w:t>
      </w:r>
      <w:r w:rsidR="00C931FB" w:rsidRPr="000F5D13">
        <w:rPr>
          <w:rFonts w:hint="eastAsia"/>
          <w:lang w:eastAsia="ko-KR"/>
        </w:rPr>
        <w:t>I</w:t>
      </w:r>
      <w:r w:rsidR="00C931FB" w:rsidRPr="000F5D13">
        <w:t xml:space="preserve">nductive and </w:t>
      </w:r>
      <w:r w:rsidR="00C931FB" w:rsidRPr="000F5D13">
        <w:rPr>
          <w:rFonts w:hint="eastAsia"/>
          <w:lang w:eastAsia="ko-KR"/>
        </w:rPr>
        <w:t>D</w:t>
      </w:r>
      <w:r w:rsidR="00C931FB" w:rsidRPr="000F5D13">
        <w:t xml:space="preserve">eductive </w:t>
      </w:r>
      <w:r w:rsidR="00C931FB" w:rsidRPr="000F5D13">
        <w:rPr>
          <w:rFonts w:hint="eastAsia"/>
          <w:lang w:eastAsia="ko-KR"/>
        </w:rPr>
        <w:t>A</w:t>
      </w:r>
      <w:r w:rsidR="00C931FB" w:rsidRPr="000F5D13">
        <w:t>nalyses</w:t>
      </w:r>
    </w:p>
    <w:tbl>
      <w:tblPr>
        <w:tblStyle w:val="TableGrid"/>
        <w:tblW w:w="0" w:type="auto"/>
        <w:tblBorders>
          <w:top w:val="single" w:sz="4" w:space="0" w:color="auto"/>
          <w:bottom w:val="single" w:sz="4" w:space="0" w:color="auto"/>
        </w:tblBorders>
        <w:tblLook w:val="04A0" w:firstRow="1" w:lastRow="0" w:firstColumn="1" w:lastColumn="0" w:noHBand="0" w:noVBand="1"/>
      </w:tblPr>
      <w:tblGrid>
        <w:gridCol w:w="1345"/>
        <w:gridCol w:w="1532"/>
        <w:gridCol w:w="3054"/>
        <w:gridCol w:w="2423"/>
        <w:gridCol w:w="1121"/>
      </w:tblGrid>
      <w:tr w:rsidR="000E2776" w:rsidRPr="000F5D13" w14:paraId="3F846087" w14:textId="77777777" w:rsidTr="000E2776">
        <w:tc>
          <w:tcPr>
            <w:tcW w:w="0" w:type="auto"/>
            <w:tcBorders>
              <w:top w:val="single" w:sz="18" w:space="0" w:color="auto"/>
              <w:bottom w:val="single" w:sz="8" w:space="0" w:color="auto"/>
            </w:tcBorders>
            <w:hideMark/>
          </w:tcPr>
          <w:p w14:paraId="69AB63EB" w14:textId="77777777" w:rsidR="000E2776" w:rsidRPr="000F5D13" w:rsidRDefault="000E2776" w:rsidP="000E2776">
            <w:pPr>
              <w:pStyle w:val="TableText"/>
            </w:pPr>
            <w:r w:rsidRPr="000F5D13">
              <w:rPr>
                <w:rFonts w:hint="eastAsia"/>
              </w:rPr>
              <w:t>S</w:t>
            </w:r>
            <w:r w:rsidRPr="000F5D13">
              <w:t>tage</w:t>
            </w:r>
          </w:p>
        </w:tc>
        <w:tc>
          <w:tcPr>
            <w:tcW w:w="0" w:type="auto"/>
            <w:tcBorders>
              <w:top w:val="single" w:sz="18" w:space="0" w:color="auto"/>
              <w:bottom w:val="single" w:sz="8" w:space="0" w:color="auto"/>
            </w:tcBorders>
            <w:hideMark/>
          </w:tcPr>
          <w:p w14:paraId="6F25135F" w14:textId="77777777" w:rsidR="000E2776" w:rsidRPr="000F5D13" w:rsidRDefault="000E2776" w:rsidP="000E2776">
            <w:pPr>
              <w:pStyle w:val="TableText"/>
            </w:pPr>
            <w:r w:rsidRPr="000F5D13">
              <w:rPr>
                <w:rFonts w:hint="eastAsia"/>
              </w:rPr>
              <w:t>Analysis focus</w:t>
            </w:r>
          </w:p>
        </w:tc>
        <w:tc>
          <w:tcPr>
            <w:tcW w:w="0" w:type="auto"/>
            <w:tcBorders>
              <w:top w:val="single" w:sz="18" w:space="0" w:color="auto"/>
              <w:bottom w:val="single" w:sz="8" w:space="0" w:color="auto"/>
            </w:tcBorders>
            <w:hideMark/>
          </w:tcPr>
          <w:p w14:paraId="7C651E04" w14:textId="77777777" w:rsidR="000E2776" w:rsidRPr="000F5D13" w:rsidRDefault="000E2776" w:rsidP="000E2776">
            <w:pPr>
              <w:pStyle w:val="TableText"/>
            </w:pPr>
            <w:r w:rsidRPr="000F5D13">
              <w:rPr>
                <w:rFonts w:hint="eastAsia"/>
              </w:rPr>
              <w:t>Sample extract</w:t>
            </w:r>
          </w:p>
        </w:tc>
        <w:tc>
          <w:tcPr>
            <w:tcW w:w="0" w:type="auto"/>
            <w:tcBorders>
              <w:top w:val="single" w:sz="18" w:space="0" w:color="auto"/>
              <w:bottom w:val="single" w:sz="8" w:space="0" w:color="auto"/>
            </w:tcBorders>
            <w:hideMark/>
          </w:tcPr>
          <w:p w14:paraId="4E3D7F0E" w14:textId="77777777" w:rsidR="000E2776" w:rsidRPr="000F5D13" w:rsidRDefault="000E2776" w:rsidP="000E2776">
            <w:pPr>
              <w:pStyle w:val="TableText"/>
            </w:pPr>
            <w:r w:rsidRPr="000F5D13">
              <w:rPr>
                <w:rFonts w:hint="eastAsia"/>
              </w:rPr>
              <w:t>Coding output</w:t>
            </w:r>
          </w:p>
        </w:tc>
        <w:tc>
          <w:tcPr>
            <w:tcW w:w="0" w:type="auto"/>
            <w:tcBorders>
              <w:top w:val="single" w:sz="18" w:space="0" w:color="auto"/>
              <w:bottom w:val="single" w:sz="8" w:space="0" w:color="auto"/>
            </w:tcBorders>
            <w:hideMark/>
          </w:tcPr>
          <w:p w14:paraId="284022D0" w14:textId="77777777" w:rsidR="000E2776" w:rsidRPr="000F5D13" w:rsidRDefault="000E2776" w:rsidP="000E2776">
            <w:pPr>
              <w:pStyle w:val="TableText"/>
            </w:pPr>
            <w:r w:rsidRPr="000F5D13">
              <w:rPr>
                <w:rFonts w:hint="eastAsia"/>
              </w:rPr>
              <w:t>Theory</w:t>
            </w:r>
          </w:p>
        </w:tc>
      </w:tr>
      <w:tr w:rsidR="000E2776" w:rsidRPr="000F5D13" w14:paraId="47FE4B9F" w14:textId="77777777" w:rsidTr="000E2776">
        <w:tc>
          <w:tcPr>
            <w:tcW w:w="0" w:type="auto"/>
            <w:tcBorders>
              <w:top w:val="single" w:sz="8" w:space="0" w:color="auto"/>
              <w:bottom w:val="nil"/>
            </w:tcBorders>
            <w:hideMark/>
          </w:tcPr>
          <w:p w14:paraId="5477E226" w14:textId="77777777" w:rsidR="000E2776" w:rsidRPr="000F5D13" w:rsidRDefault="000E2776" w:rsidP="000E2776">
            <w:pPr>
              <w:pStyle w:val="TableText"/>
            </w:pPr>
            <w:r w:rsidRPr="000F5D13">
              <w:t>First-cycle (inductive)</w:t>
            </w:r>
          </w:p>
        </w:tc>
        <w:tc>
          <w:tcPr>
            <w:tcW w:w="0" w:type="auto"/>
            <w:tcBorders>
              <w:top w:val="single" w:sz="8" w:space="0" w:color="auto"/>
              <w:bottom w:val="nil"/>
            </w:tcBorders>
            <w:hideMark/>
          </w:tcPr>
          <w:p w14:paraId="162BB41C" w14:textId="77777777" w:rsidR="000E2776" w:rsidRPr="000F5D13" w:rsidRDefault="000E2776" w:rsidP="000E2776">
            <w:pPr>
              <w:pStyle w:val="TableText"/>
            </w:pPr>
            <w:r w:rsidRPr="000F5D13">
              <w:t>CK enactment</w:t>
            </w:r>
          </w:p>
        </w:tc>
        <w:tc>
          <w:tcPr>
            <w:tcW w:w="0" w:type="auto"/>
            <w:tcBorders>
              <w:top w:val="single" w:sz="8" w:space="0" w:color="auto"/>
              <w:bottom w:val="nil"/>
            </w:tcBorders>
          </w:tcPr>
          <w:p w14:paraId="25A943A8" w14:textId="77777777" w:rsidR="000E2776" w:rsidRPr="000F5D13" w:rsidRDefault="000E2776" w:rsidP="000E2776">
            <w:pPr>
              <w:pStyle w:val="TableText"/>
            </w:pPr>
            <w:r w:rsidRPr="000F5D13">
              <w:t>“We revised the slogan because the original wording did not fit the target audience’s expectations.”</w:t>
            </w:r>
          </w:p>
        </w:tc>
        <w:tc>
          <w:tcPr>
            <w:tcW w:w="0" w:type="auto"/>
            <w:tcBorders>
              <w:top w:val="single" w:sz="8" w:space="0" w:color="auto"/>
              <w:bottom w:val="nil"/>
            </w:tcBorders>
            <w:hideMark/>
          </w:tcPr>
          <w:p w14:paraId="69954152" w14:textId="77777777" w:rsidR="000E2776" w:rsidRPr="000F5D13" w:rsidRDefault="000E2776" w:rsidP="000E2776">
            <w:pPr>
              <w:pStyle w:val="TableText"/>
            </w:pPr>
            <w:r w:rsidRPr="000F5D13">
              <w:t>Open codes capturing CK use (e.g., genre adaptation, discourse positioning)</w:t>
            </w:r>
          </w:p>
        </w:tc>
        <w:tc>
          <w:tcPr>
            <w:tcW w:w="0" w:type="auto"/>
            <w:tcBorders>
              <w:top w:val="single" w:sz="8" w:space="0" w:color="auto"/>
              <w:bottom w:val="nil"/>
            </w:tcBorders>
            <w:hideMark/>
          </w:tcPr>
          <w:p w14:paraId="1DF7D6F6" w14:textId="77777777" w:rsidR="000E2776" w:rsidRPr="000F5D13" w:rsidRDefault="000E2776" w:rsidP="000E2776">
            <w:pPr>
              <w:pStyle w:val="TableText"/>
            </w:pPr>
            <w:r w:rsidRPr="000F5D13">
              <w:rPr>
                <w:rFonts w:hint="eastAsia"/>
              </w:rPr>
              <w:t>N/A</w:t>
            </w:r>
          </w:p>
        </w:tc>
      </w:tr>
      <w:tr w:rsidR="000E2776" w:rsidRPr="000F5D13" w14:paraId="5CADE2D9" w14:textId="77777777" w:rsidTr="000E2776">
        <w:tc>
          <w:tcPr>
            <w:tcW w:w="0" w:type="auto"/>
            <w:tcBorders>
              <w:top w:val="nil"/>
            </w:tcBorders>
            <w:hideMark/>
          </w:tcPr>
          <w:p w14:paraId="01A7EBB5" w14:textId="77777777" w:rsidR="000E2776" w:rsidRPr="000F5D13" w:rsidRDefault="000E2776" w:rsidP="000E2776">
            <w:pPr>
              <w:pStyle w:val="TableText"/>
            </w:pPr>
            <w:r w:rsidRPr="000F5D13">
              <w:lastRenderedPageBreak/>
              <w:t>First-cycle (inductive)</w:t>
            </w:r>
          </w:p>
        </w:tc>
        <w:tc>
          <w:tcPr>
            <w:tcW w:w="0" w:type="auto"/>
            <w:tcBorders>
              <w:top w:val="nil"/>
            </w:tcBorders>
            <w:hideMark/>
          </w:tcPr>
          <w:p w14:paraId="220A232C" w14:textId="77777777" w:rsidR="000E2776" w:rsidRPr="000F5D13" w:rsidRDefault="000E2776" w:rsidP="000E2776">
            <w:pPr>
              <w:pStyle w:val="TableText"/>
            </w:pPr>
            <w:r w:rsidRPr="000F5D13">
              <w:t>Tool use and decision-making</w:t>
            </w:r>
          </w:p>
        </w:tc>
        <w:tc>
          <w:tcPr>
            <w:tcW w:w="0" w:type="auto"/>
            <w:tcBorders>
              <w:top w:val="nil"/>
            </w:tcBorders>
          </w:tcPr>
          <w:p w14:paraId="79F40D19" w14:textId="77777777" w:rsidR="000E2776" w:rsidRPr="000F5D13" w:rsidRDefault="000E2776" w:rsidP="000E2776">
            <w:pPr>
              <w:pStyle w:val="TableText"/>
            </w:pPr>
            <w:r w:rsidRPr="000F5D13">
              <w:t>“ChatGPT suggested several versions, but we selected only the one that matched our brand identity.”</w:t>
            </w:r>
          </w:p>
        </w:tc>
        <w:tc>
          <w:tcPr>
            <w:tcW w:w="0" w:type="auto"/>
            <w:tcBorders>
              <w:top w:val="nil"/>
            </w:tcBorders>
            <w:hideMark/>
          </w:tcPr>
          <w:p w14:paraId="22A773AE" w14:textId="77777777" w:rsidR="000E2776" w:rsidRPr="000F5D13" w:rsidRDefault="000E2776" w:rsidP="000E2776">
            <w:pPr>
              <w:pStyle w:val="TableText"/>
            </w:pPr>
            <w:r w:rsidRPr="000F5D13">
              <w:t>Open codes capturing tool-related actions and decisions</w:t>
            </w:r>
          </w:p>
        </w:tc>
        <w:tc>
          <w:tcPr>
            <w:tcW w:w="0" w:type="auto"/>
            <w:tcBorders>
              <w:top w:val="nil"/>
            </w:tcBorders>
            <w:hideMark/>
          </w:tcPr>
          <w:p w14:paraId="0D0D9230" w14:textId="77777777" w:rsidR="000E2776" w:rsidRPr="000F5D13" w:rsidRDefault="000E2776" w:rsidP="000E2776">
            <w:pPr>
              <w:pStyle w:val="TableText"/>
            </w:pPr>
            <w:r w:rsidRPr="000F5D13">
              <w:rPr>
                <w:rFonts w:hint="eastAsia"/>
              </w:rPr>
              <w:t>N/A</w:t>
            </w:r>
          </w:p>
        </w:tc>
      </w:tr>
      <w:tr w:rsidR="000E2776" w:rsidRPr="000F5D13" w14:paraId="28B90E1F" w14:textId="77777777" w:rsidTr="0008549F">
        <w:tc>
          <w:tcPr>
            <w:tcW w:w="0" w:type="auto"/>
            <w:hideMark/>
          </w:tcPr>
          <w:p w14:paraId="15E48D81" w14:textId="77777777" w:rsidR="000E2776" w:rsidRPr="000F5D13" w:rsidRDefault="000E2776" w:rsidP="000E2776">
            <w:pPr>
              <w:pStyle w:val="TableText"/>
            </w:pPr>
            <w:r w:rsidRPr="000F5D13">
              <w:t>Theme construction</w:t>
            </w:r>
          </w:p>
        </w:tc>
        <w:tc>
          <w:tcPr>
            <w:tcW w:w="0" w:type="auto"/>
            <w:hideMark/>
          </w:tcPr>
          <w:p w14:paraId="7C154C33" w14:textId="77777777" w:rsidR="000E2776" w:rsidRPr="000F5D13" w:rsidRDefault="000E2776" w:rsidP="000E2776">
            <w:pPr>
              <w:pStyle w:val="TableText"/>
            </w:pPr>
            <w:r w:rsidRPr="000F5D13">
              <w:t xml:space="preserve">Pattern </w:t>
            </w:r>
            <w:r w:rsidRPr="000F5D13">
              <w:rPr>
                <w:rFonts w:hint="eastAsia"/>
              </w:rPr>
              <w:t>formation</w:t>
            </w:r>
          </w:p>
        </w:tc>
        <w:tc>
          <w:tcPr>
            <w:tcW w:w="0" w:type="auto"/>
          </w:tcPr>
          <w:p w14:paraId="58194586" w14:textId="77777777" w:rsidR="000E2776" w:rsidRPr="000F5D13" w:rsidRDefault="000E2776" w:rsidP="000E2776">
            <w:pPr>
              <w:pStyle w:val="TableText"/>
            </w:pPr>
            <w:r w:rsidRPr="000F5D13">
              <w:rPr>
                <w:rFonts w:hint="eastAsia"/>
              </w:rPr>
              <w:t>N/A</w:t>
            </w:r>
          </w:p>
        </w:tc>
        <w:tc>
          <w:tcPr>
            <w:tcW w:w="0" w:type="auto"/>
            <w:hideMark/>
          </w:tcPr>
          <w:p w14:paraId="5C8D0F67" w14:textId="77777777" w:rsidR="000E2776" w:rsidRPr="000F5D13" w:rsidRDefault="000E2776" w:rsidP="000E2776">
            <w:pPr>
              <w:pStyle w:val="TableText"/>
            </w:pPr>
            <w:r w:rsidRPr="000F5D13">
              <w:rPr>
                <w:rFonts w:hint="eastAsia"/>
              </w:rPr>
              <w:t>Categorizing emerging</w:t>
            </w:r>
            <w:r w:rsidRPr="000F5D13">
              <w:t xml:space="preserve"> themes</w:t>
            </w:r>
          </w:p>
        </w:tc>
        <w:tc>
          <w:tcPr>
            <w:tcW w:w="0" w:type="auto"/>
            <w:hideMark/>
          </w:tcPr>
          <w:p w14:paraId="2A94C793" w14:textId="77777777" w:rsidR="000E2776" w:rsidRPr="000F5D13" w:rsidRDefault="000E2776" w:rsidP="000E2776">
            <w:pPr>
              <w:pStyle w:val="TableText"/>
            </w:pPr>
            <w:r w:rsidRPr="000F5D13">
              <w:rPr>
                <w:rFonts w:hint="eastAsia"/>
              </w:rPr>
              <w:t>N/A</w:t>
            </w:r>
          </w:p>
        </w:tc>
      </w:tr>
      <w:tr w:rsidR="000E2776" w:rsidRPr="000F5D13" w14:paraId="377DDC28" w14:textId="77777777" w:rsidTr="0008549F">
        <w:tc>
          <w:tcPr>
            <w:tcW w:w="0" w:type="auto"/>
            <w:hideMark/>
          </w:tcPr>
          <w:p w14:paraId="5E5F8C2F" w14:textId="77777777" w:rsidR="000E2776" w:rsidRPr="000F5D13" w:rsidRDefault="000E2776" w:rsidP="000E2776">
            <w:pPr>
              <w:pStyle w:val="TableText"/>
            </w:pPr>
            <w:r w:rsidRPr="000F5D13">
              <w:t xml:space="preserve">Second-cycle </w:t>
            </w:r>
            <w:r w:rsidRPr="000F5D13">
              <w:rPr>
                <w:rFonts w:hint="eastAsia"/>
              </w:rPr>
              <w:t>(deductive)</w:t>
            </w:r>
          </w:p>
        </w:tc>
        <w:tc>
          <w:tcPr>
            <w:tcW w:w="0" w:type="auto"/>
            <w:hideMark/>
          </w:tcPr>
          <w:p w14:paraId="1291C783" w14:textId="77777777" w:rsidR="000E2776" w:rsidRPr="000F5D13" w:rsidRDefault="000E2776" w:rsidP="000E2776">
            <w:pPr>
              <w:pStyle w:val="TableText"/>
            </w:pPr>
            <w:r w:rsidRPr="000F5D13">
              <w:t>Learning mechanism</w:t>
            </w:r>
          </w:p>
        </w:tc>
        <w:tc>
          <w:tcPr>
            <w:tcW w:w="0" w:type="auto"/>
          </w:tcPr>
          <w:p w14:paraId="7D9F974C" w14:textId="77777777" w:rsidR="000E2776" w:rsidRPr="000F5D13" w:rsidRDefault="000E2776" w:rsidP="000E2776">
            <w:pPr>
              <w:pStyle w:val="TableText"/>
            </w:pPr>
            <w:r w:rsidRPr="000F5D13">
              <w:t>“After reviewing the AI-generated version, we revised the wording several times and adjusted the message to better fit the genre and audience we had discussed in class.”</w:t>
            </w:r>
          </w:p>
        </w:tc>
        <w:tc>
          <w:tcPr>
            <w:tcW w:w="0" w:type="auto"/>
            <w:hideMark/>
          </w:tcPr>
          <w:p w14:paraId="6E7C2CFA" w14:textId="77777777" w:rsidR="000E2776" w:rsidRPr="000F5D13" w:rsidRDefault="000E2776" w:rsidP="000E2776">
            <w:pPr>
              <w:pStyle w:val="TableText"/>
            </w:pPr>
            <w:r w:rsidRPr="000F5D13">
              <w:t>Theme-level mapping to TMLT constructs (affordances, learner agency, design-based active learning)</w:t>
            </w:r>
          </w:p>
        </w:tc>
        <w:tc>
          <w:tcPr>
            <w:tcW w:w="0" w:type="auto"/>
            <w:hideMark/>
          </w:tcPr>
          <w:p w14:paraId="2CD66217" w14:textId="77777777" w:rsidR="000E2776" w:rsidRPr="000F5D13" w:rsidRDefault="000E2776" w:rsidP="000E2776">
            <w:pPr>
              <w:pStyle w:val="TableText"/>
            </w:pPr>
            <w:r w:rsidRPr="000F5D13">
              <w:t xml:space="preserve">TMLT </w:t>
            </w:r>
          </w:p>
        </w:tc>
      </w:tr>
      <w:tr w:rsidR="000E2776" w:rsidRPr="000F5D13" w14:paraId="6890DEA2" w14:textId="77777777" w:rsidTr="000E2776">
        <w:tc>
          <w:tcPr>
            <w:tcW w:w="0" w:type="auto"/>
            <w:tcBorders>
              <w:bottom w:val="nil"/>
            </w:tcBorders>
            <w:hideMark/>
          </w:tcPr>
          <w:p w14:paraId="7273AF2A" w14:textId="77777777" w:rsidR="000E2776" w:rsidRPr="000F5D13" w:rsidRDefault="000E2776" w:rsidP="000E2776">
            <w:pPr>
              <w:pStyle w:val="TableText"/>
            </w:pPr>
            <w:r w:rsidRPr="000F5D13">
              <w:t>Interpretive tagging</w:t>
            </w:r>
          </w:p>
        </w:tc>
        <w:tc>
          <w:tcPr>
            <w:tcW w:w="0" w:type="auto"/>
            <w:tcBorders>
              <w:bottom w:val="nil"/>
            </w:tcBorders>
            <w:hideMark/>
          </w:tcPr>
          <w:p w14:paraId="5B13C6C8" w14:textId="77777777" w:rsidR="000E2776" w:rsidRPr="000F5D13" w:rsidRDefault="000E2776" w:rsidP="000E2776">
            <w:pPr>
              <w:pStyle w:val="TableText"/>
            </w:pPr>
            <w:r w:rsidRPr="000F5D13">
              <w:t>Student–AI collaboration orientation</w:t>
            </w:r>
          </w:p>
        </w:tc>
        <w:tc>
          <w:tcPr>
            <w:tcW w:w="0" w:type="auto"/>
            <w:tcBorders>
              <w:bottom w:val="nil"/>
            </w:tcBorders>
          </w:tcPr>
          <w:p w14:paraId="20BDCF7C" w14:textId="77777777" w:rsidR="000E2776" w:rsidRPr="000F5D13" w:rsidRDefault="000E2776" w:rsidP="000E2776">
            <w:pPr>
              <w:pStyle w:val="TableText"/>
            </w:pPr>
            <w:r w:rsidRPr="000F5D13">
              <w:t>“The AI helped us generate an initial draft, but we did not use it as it was. We rewrote and reorganized the content so that it reflected our own design intentions.”</w:t>
            </w:r>
          </w:p>
        </w:tc>
        <w:tc>
          <w:tcPr>
            <w:tcW w:w="0" w:type="auto"/>
            <w:tcBorders>
              <w:bottom w:val="nil"/>
            </w:tcBorders>
            <w:hideMark/>
          </w:tcPr>
          <w:p w14:paraId="2CCD7FF2" w14:textId="77777777" w:rsidR="000E2776" w:rsidRPr="000F5D13" w:rsidRDefault="000E2776" w:rsidP="000E2776">
            <w:pPr>
              <w:pStyle w:val="TableText"/>
            </w:pPr>
            <w:r w:rsidRPr="000F5D13">
              <w:t>Theme-level SAC tag (learning about</w:t>
            </w:r>
            <w:r w:rsidRPr="000F5D13">
              <w:rPr>
                <w:rFonts w:hint="eastAsia"/>
              </w:rPr>
              <w:t xml:space="preserve"> </w:t>
            </w:r>
            <w:r w:rsidRPr="000F5D13">
              <w:t>/</w:t>
            </w:r>
            <w:r w:rsidRPr="000F5D13">
              <w:rPr>
                <w:rFonts w:hint="eastAsia"/>
              </w:rPr>
              <w:t xml:space="preserve"> </w:t>
            </w:r>
            <w:r w:rsidRPr="000F5D13">
              <w:t>from</w:t>
            </w:r>
            <w:r w:rsidRPr="000F5D13">
              <w:rPr>
                <w:rFonts w:hint="eastAsia"/>
              </w:rPr>
              <w:t xml:space="preserve"> </w:t>
            </w:r>
            <w:r w:rsidRPr="000F5D13">
              <w:t>/</w:t>
            </w:r>
            <w:r w:rsidRPr="000F5D13">
              <w:rPr>
                <w:rFonts w:hint="eastAsia"/>
              </w:rPr>
              <w:t xml:space="preserve"> </w:t>
            </w:r>
            <w:r w:rsidRPr="000F5D13">
              <w:t>with AI)</w:t>
            </w:r>
          </w:p>
        </w:tc>
        <w:tc>
          <w:tcPr>
            <w:tcW w:w="0" w:type="auto"/>
            <w:tcBorders>
              <w:bottom w:val="nil"/>
            </w:tcBorders>
            <w:hideMark/>
          </w:tcPr>
          <w:p w14:paraId="62B22DB8" w14:textId="77777777" w:rsidR="000E2776" w:rsidRPr="000F5D13" w:rsidRDefault="000E2776" w:rsidP="000E2776">
            <w:pPr>
              <w:pStyle w:val="TableText"/>
            </w:pPr>
            <w:r w:rsidRPr="000F5D13">
              <w:t>SAC</w:t>
            </w:r>
          </w:p>
        </w:tc>
      </w:tr>
      <w:tr w:rsidR="000E2776" w:rsidRPr="000F5D13" w14:paraId="447D79C5" w14:textId="77777777" w:rsidTr="000E2776">
        <w:tc>
          <w:tcPr>
            <w:tcW w:w="0" w:type="auto"/>
            <w:tcBorders>
              <w:top w:val="nil"/>
              <w:bottom w:val="single" w:sz="18" w:space="0" w:color="auto"/>
            </w:tcBorders>
            <w:hideMark/>
          </w:tcPr>
          <w:p w14:paraId="18B9D12F" w14:textId="77777777" w:rsidR="000E2776" w:rsidRPr="000F5D13" w:rsidRDefault="000E2776" w:rsidP="000E2776">
            <w:pPr>
              <w:pStyle w:val="TableText"/>
            </w:pPr>
            <w:r w:rsidRPr="000F5D13">
              <w:t>Cross-source integration</w:t>
            </w:r>
          </w:p>
        </w:tc>
        <w:tc>
          <w:tcPr>
            <w:tcW w:w="0" w:type="auto"/>
            <w:tcBorders>
              <w:top w:val="nil"/>
              <w:bottom w:val="single" w:sz="18" w:space="0" w:color="auto"/>
            </w:tcBorders>
            <w:hideMark/>
          </w:tcPr>
          <w:p w14:paraId="2B9AB3DE" w14:textId="77777777" w:rsidR="000E2776" w:rsidRPr="000F5D13" w:rsidRDefault="000E2776" w:rsidP="000E2776">
            <w:pPr>
              <w:pStyle w:val="TableText"/>
            </w:pPr>
            <w:r w:rsidRPr="000F5D13">
              <w:t>Analytic validation</w:t>
            </w:r>
          </w:p>
        </w:tc>
        <w:tc>
          <w:tcPr>
            <w:tcW w:w="0" w:type="auto"/>
            <w:tcBorders>
              <w:top w:val="nil"/>
              <w:bottom w:val="single" w:sz="18" w:space="0" w:color="auto"/>
            </w:tcBorders>
          </w:tcPr>
          <w:p w14:paraId="68F3238A" w14:textId="77777777" w:rsidR="000E2776" w:rsidRPr="000F5D13" w:rsidRDefault="000E2776" w:rsidP="000E2776">
            <w:pPr>
              <w:pStyle w:val="TableText"/>
            </w:pPr>
            <w:r w:rsidRPr="000F5D13">
              <w:t>Journal</w:t>
            </w:r>
            <w:r w:rsidRPr="000F5D13">
              <w:rPr>
                <w:rFonts w:hint="eastAsia"/>
              </w:rPr>
              <w:t>s</w:t>
            </w:r>
            <w:r w:rsidRPr="000F5D13">
              <w:t xml:space="preserve"> documenting a revision decision</w:t>
            </w:r>
            <w:r w:rsidRPr="000F5D13">
              <w:rPr>
                <w:rFonts w:hint="eastAsia"/>
              </w:rPr>
              <w:t xml:space="preserve">; </w:t>
            </w:r>
            <w:r w:rsidRPr="000F5D13">
              <w:t>interview</w:t>
            </w:r>
            <w:r w:rsidRPr="000F5D13">
              <w:rPr>
                <w:rFonts w:hint="eastAsia"/>
              </w:rPr>
              <w:t>s</w:t>
            </w:r>
            <w:r w:rsidRPr="000F5D13">
              <w:t xml:space="preserve"> elaborating why the change was made</w:t>
            </w:r>
          </w:p>
        </w:tc>
        <w:tc>
          <w:tcPr>
            <w:tcW w:w="0" w:type="auto"/>
            <w:tcBorders>
              <w:top w:val="nil"/>
              <w:bottom w:val="single" w:sz="18" w:space="0" w:color="auto"/>
            </w:tcBorders>
            <w:hideMark/>
          </w:tcPr>
          <w:p w14:paraId="52A74172" w14:textId="77777777" w:rsidR="000E2776" w:rsidRPr="000F5D13" w:rsidRDefault="000E2776" w:rsidP="000E2776">
            <w:pPr>
              <w:pStyle w:val="TableText"/>
            </w:pPr>
            <w:r w:rsidRPr="000F5D13">
              <w:t>Convergent or complementary evidence noted</w:t>
            </w:r>
          </w:p>
        </w:tc>
        <w:tc>
          <w:tcPr>
            <w:tcW w:w="0" w:type="auto"/>
            <w:tcBorders>
              <w:top w:val="nil"/>
              <w:bottom w:val="single" w:sz="18" w:space="0" w:color="auto"/>
            </w:tcBorders>
            <w:hideMark/>
          </w:tcPr>
          <w:p w14:paraId="758683DC" w14:textId="77777777" w:rsidR="000E2776" w:rsidRPr="000F5D13" w:rsidRDefault="000E2776" w:rsidP="000E2776">
            <w:pPr>
              <w:pStyle w:val="TableText"/>
            </w:pPr>
            <w:r w:rsidRPr="000F5D13">
              <w:rPr>
                <w:rFonts w:hint="eastAsia"/>
              </w:rPr>
              <w:t xml:space="preserve">Analysis </w:t>
            </w:r>
            <w:r w:rsidRPr="000F5D13">
              <w:t>credibility</w:t>
            </w:r>
          </w:p>
        </w:tc>
      </w:tr>
    </w:tbl>
    <w:p w14:paraId="07AB540D" w14:textId="77777777" w:rsidR="00BF3464" w:rsidRPr="000F5D13" w:rsidRDefault="00BF3464" w:rsidP="000E350E">
      <w:pPr>
        <w:pStyle w:val="Heading1"/>
        <w:tabs>
          <w:tab w:val="left" w:pos="2382"/>
        </w:tabs>
      </w:pPr>
      <w:r w:rsidRPr="000F5D13">
        <w:t>About the Author</w:t>
      </w:r>
    </w:p>
    <w:p w14:paraId="34E2BFB8" w14:textId="77777777" w:rsidR="000E350E" w:rsidRPr="000F5D13" w:rsidRDefault="000E350E" w:rsidP="000E350E">
      <w:pPr>
        <w:rPr>
          <w:rFonts w:eastAsia="맑은 고딕"/>
          <w:lang w:eastAsia="ko-KR"/>
        </w:rPr>
      </w:pPr>
      <w:r w:rsidRPr="000F5D13">
        <w:t xml:space="preserve">Seongyong Lee is Lecturer at UCL Institute of Education. His research focuses on AI in L2 education, teacher education, and Global </w:t>
      </w:r>
      <w:proofErr w:type="spellStart"/>
      <w:r w:rsidRPr="000F5D13">
        <w:t>Englishes</w:t>
      </w:r>
      <w:proofErr w:type="spellEnd"/>
      <w:r w:rsidRPr="000F5D13">
        <w:t xml:space="preserve">. </w:t>
      </w:r>
      <w:r w:rsidRPr="000F5D13">
        <w:rPr>
          <w:rFonts w:eastAsia="맑은 고딕" w:hint="eastAsia"/>
          <w:lang w:eastAsia="ko-KR"/>
        </w:rPr>
        <w:t xml:space="preserve">He has published more than 30 articles in leading journals such as </w:t>
      </w:r>
      <w:r w:rsidRPr="000F5D13">
        <w:rPr>
          <w:rFonts w:eastAsia="맑은 고딕" w:hint="eastAsia"/>
          <w:i/>
          <w:iCs/>
          <w:lang w:eastAsia="ko-KR"/>
        </w:rPr>
        <w:t>TESOL Quarterly</w:t>
      </w:r>
      <w:r w:rsidRPr="000F5D13">
        <w:rPr>
          <w:rFonts w:eastAsia="맑은 고딕" w:hint="eastAsia"/>
          <w:lang w:eastAsia="ko-KR"/>
        </w:rPr>
        <w:t xml:space="preserve">, </w:t>
      </w:r>
      <w:r w:rsidRPr="000F5D13">
        <w:rPr>
          <w:rFonts w:eastAsia="맑은 고딕" w:hint="eastAsia"/>
          <w:i/>
          <w:iCs/>
          <w:lang w:eastAsia="ko-KR"/>
        </w:rPr>
        <w:t>Computers &amp; Education</w:t>
      </w:r>
      <w:r w:rsidRPr="000F5D13">
        <w:rPr>
          <w:rFonts w:eastAsia="맑은 고딕" w:hint="eastAsia"/>
          <w:lang w:eastAsia="ko-KR"/>
        </w:rPr>
        <w:t xml:space="preserve">, </w:t>
      </w:r>
      <w:r w:rsidRPr="000F5D13">
        <w:rPr>
          <w:rFonts w:eastAsia="맑은 고딕" w:hint="eastAsia"/>
          <w:i/>
          <w:iCs/>
          <w:lang w:eastAsia="ko-KR"/>
        </w:rPr>
        <w:t>Applied Linguistics</w:t>
      </w:r>
      <w:r w:rsidRPr="000F5D13">
        <w:rPr>
          <w:rFonts w:eastAsia="맑은 고딕" w:hint="eastAsia"/>
          <w:lang w:eastAsia="ko-KR"/>
        </w:rPr>
        <w:t xml:space="preserve">, and </w:t>
      </w:r>
      <w:r w:rsidRPr="000F5D13">
        <w:rPr>
          <w:rFonts w:eastAsia="맑은 고딕" w:hint="eastAsia"/>
          <w:i/>
          <w:iCs/>
          <w:lang w:eastAsia="ko-KR"/>
        </w:rPr>
        <w:t>Computer Assisted Language Learning</w:t>
      </w:r>
      <w:r w:rsidRPr="000F5D13">
        <w:rPr>
          <w:rFonts w:eastAsia="맑은 고딕" w:hint="eastAsia"/>
          <w:lang w:eastAsia="ko-KR"/>
        </w:rPr>
        <w:t>. He is serving as the editor of Multimedia Assisted Language Learning and as an editorial board member of British Educational Research Journal and European Journal of Teacher Education.</w:t>
      </w:r>
    </w:p>
    <w:p w14:paraId="79E1D6B9" w14:textId="77777777" w:rsidR="000E350E" w:rsidRPr="000F5D13" w:rsidRDefault="000E350E" w:rsidP="000E350E">
      <w:pPr>
        <w:rPr>
          <w:rStyle w:val="Hyperlink"/>
          <w:lang w:eastAsia="ko-KR"/>
        </w:rPr>
      </w:pPr>
      <w:r w:rsidRPr="000F5D13">
        <w:rPr>
          <w:b/>
        </w:rPr>
        <w:t>E-mail:</w:t>
      </w:r>
      <w:r w:rsidRPr="000F5D13">
        <w:t xml:space="preserve"> </w:t>
      </w:r>
      <w:hyperlink r:id="rId13" w:history="1">
        <w:r w:rsidRPr="000F5D13">
          <w:rPr>
            <w:rStyle w:val="Hyperlink"/>
            <w:rFonts w:hint="eastAsia"/>
          </w:rPr>
          <w:t>seongyong.lee@ucl.ac.uk</w:t>
        </w:r>
      </w:hyperlink>
    </w:p>
    <w:p w14:paraId="67F77216" w14:textId="77777777" w:rsidR="000E350E" w:rsidRPr="000F5D13" w:rsidRDefault="000E350E" w:rsidP="000E350E">
      <w:pPr>
        <w:rPr>
          <w:rFonts w:eastAsia="맑은 고딕"/>
          <w:b/>
          <w:lang w:eastAsia="ko-KR"/>
        </w:rPr>
      </w:pPr>
      <w:proofErr w:type="spellStart"/>
      <w:r w:rsidRPr="000F5D13">
        <w:rPr>
          <w:b/>
        </w:rPr>
        <w:t>ORCiD</w:t>
      </w:r>
      <w:proofErr w:type="spellEnd"/>
      <w:r w:rsidRPr="000F5D13">
        <w:rPr>
          <w:b/>
        </w:rPr>
        <w:t>:</w:t>
      </w:r>
      <w:r w:rsidRPr="000F5D13">
        <w:rPr>
          <w:rFonts w:hint="eastAsia"/>
        </w:rPr>
        <w:t xml:space="preserve"> </w:t>
      </w:r>
      <w:r w:rsidRPr="000F5D13">
        <w:t>0000-0002-9436-4272</w:t>
      </w:r>
    </w:p>
    <w:p w14:paraId="06D8EA45" w14:textId="133518AE" w:rsidR="00F27DEA" w:rsidRPr="000F5D13" w:rsidRDefault="00E15DCB" w:rsidP="000E350E">
      <w:pPr>
        <w:rPr>
          <w:rFonts w:eastAsia="맑은 고딕"/>
          <w:lang w:eastAsia="ko-KR"/>
        </w:rPr>
      </w:pPr>
      <w:proofErr w:type="spellStart"/>
      <w:r w:rsidRPr="000F5D13">
        <w:rPr>
          <w:rFonts w:hint="eastAsia"/>
        </w:rPr>
        <w:t>Jaeho</w:t>
      </w:r>
      <w:proofErr w:type="spellEnd"/>
      <w:r w:rsidRPr="000F5D13">
        <w:rPr>
          <w:rFonts w:hint="eastAsia"/>
        </w:rPr>
        <w:t xml:space="preserve"> Jeon is </w:t>
      </w:r>
      <w:r w:rsidR="005230D6" w:rsidRPr="000F5D13">
        <w:rPr>
          <w:rFonts w:eastAsia="맑은 고딕"/>
          <w:lang w:eastAsia="ko-KR"/>
        </w:rPr>
        <w:t>……</w:t>
      </w:r>
      <w:r w:rsidR="005230D6" w:rsidRPr="000F5D13">
        <w:rPr>
          <w:rFonts w:eastAsia="맑은 고딕" w:hint="eastAsia"/>
          <w:lang w:eastAsia="ko-KR"/>
        </w:rPr>
        <w:t>.</w:t>
      </w:r>
    </w:p>
    <w:p w14:paraId="2A110054" w14:textId="46B14B77" w:rsidR="00E15DCB" w:rsidRPr="000F5D13" w:rsidRDefault="00E15DCB" w:rsidP="00E15DCB">
      <w:pPr>
        <w:rPr>
          <w:rStyle w:val="Hyperlink"/>
          <w:lang w:eastAsia="ko-KR"/>
        </w:rPr>
      </w:pPr>
      <w:r w:rsidRPr="000F5D13">
        <w:rPr>
          <w:b/>
        </w:rPr>
        <w:t>E-mail:</w:t>
      </w:r>
      <w:r w:rsidRPr="000F5D13">
        <w:t xml:space="preserve"> </w:t>
      </w:r>
    </w:p>
    <w:p w14:paraId="2B2F49B6" w14:textId="77008341" w:rsidR="00E15DCB" w:rsidRPr="00E15DCB" w:rsidRDefault="00E15DCB" w:rsidP="00E15DCB">
      <w:proofErr w:type="spellStart"/>
      <w:r w:rsidRPr="000F5D13">
        <w:rPr>
          <w:b/>
        </w:rPr>
        <w:t>ORCiD</w:t>
      </w:r>
      <w:proofErr w:type="spellEnd"/>
      <w:r w:rsidRPr="000F5D13">
        <w:rPr>
          <w:b/>
        </w:rPr>
        <w:t>:</w:t>
      </w:r>
      <w:r w:rsidRPr="000F5D13">
        <w:rPr>
          <w:rFonts w:hint="eastAsia"/>
        </w:rPr>
        <w:t xml:space="preserve"> </w:t>
      </w:r>
    </w:p>
    <w:sectPr w:rsidR="00E15DCB" w:rsidRPr="00E15DCB" w:rsidSect="00F81475">
      <w:headerReference w:type="even" r:id="rId14"/>
      <w:headerReference w:type="default" r:id="rId15"/>
      <w:headerReference w:type="first" r:id="rId16"/>
      <w:footerReference w:type="first" r:id="rId17"/>
      <w:pgSz w:w="12240" w:h="15840" w:code="1"/>
      <w:pgMar w:top="1440" w:right="1440" w:bottom="135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AD0CB" w14:textId="77777777" w:rsidR="00CE24EB" w:rsidRPr="000F5D13" w:rsidRDefault="00CE24EB" w:rsidP="00EA6D60">
      <w:r w:rsidRPr="000F5D13">
        <w:separator/>
      </w:r>
    </w:p>
    <w:p w14:paraId="10D8A256" w14:textId="77777777" w:rsidR="00CE24EB" w:rsidRPr="000F5D13" w:rsidRDefault="00CE24EB" w:rsidP="00EA6D60"/>
  </w:endnote>
  <w:endnote w:type="continuationSeparator" w:id="0">
    <w:p w14:paraId="4A8B106F" w14:textId="77777777" w:rsidR="00CE24EB" w:rsidRPr="000F5D13" w:rsidRDefault="00CE24EB" w:rsidP="00EA6D60">
      <w:r w:rsidRPr="000F5D13">
        <w:continuationSeparator/>
      </w:r>
    </w:p>
    <w:p w14:paraId="54024CD6" w14:textId="77777777" w:rsidR="00CE24EB" w:rsidRPr="000F5D13" w:rsidRDefault="00CE24EB" w:rsidP="00EA6D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8F58" w14:textId="5690DFA5" w:rsidR="009B5E03" w:rsidRPr="000F5D13" w:rsidRDefault="009B5E03">
    <w:pPr>
      <w:pStyle w:val="Footer"/>
      <w:rPr>
        <w:rFonts w:eastAsia="맑은 고딕"/>
        <w:sz w:val="22"/>
        <w:lang w:eastAsia="ko-KR"/>
      </w:rPr>
    </w:pPr>
    <w:r w:rsidRPr="000F5D13">
      <w:rPr>
        <w:b/>
        <w:bCs/>
        <w:sz w:val="22"/>
      </w:rPr>
      <w:t>* Corresponding Author:</w:t>
    </w:r>
    <w:r w:rsidRPr="000F5D13">
      <w:rPr>
        <w:sz w:val="22"/>
      </w:rPr>
      <w:t xml:space="preserve"> </w:t>
    </w:r>
    <w:proofErr w:type="spellStart"/>
    <w:r w:rsidR="00B61FC0" w:rsidRPr="000F5D13">
      <w:rPr>
        <w:rFonts w:eastAsia="맑은 고딕" w:hint="eastAsia"/>
        <w:sz w:val="22"/>
        <w:lang w:eastAsia="ko-KR"/>
      </w:rPr>
      <w:t>Jaeho</w:t>
    </w:r>
    <w:proofErr w:type="spellEnd"/>
    <w:r w:rsidR="00B61FC0" w:rsidRPr="000F5D13">
      <w:rPr>
        <w:rFonts w:eastAsia="맑은 고딕" w:hint="eastAsia"/>
        <w:sz w:val="22"/>
        <w:lang w:eastAsia="ko-KR"/>
      </w:rPr>
      <w:t xml:space="preserve"> Jeon</w:t>
    </w:r>
    <w:r w:rsidRPr="000F5D13">
      <w:rPr>
        <w:sz w:val="22"/>
      </w:rPr>
      <w:t xml:space="preserve">, </w:t>
    </w:r>
    <w:r w:rsidR="005E7849" w:rsidRPr="000F5D13">
      <w:rPr>
        <w:rFonts w:eastAsia="맑은 고딕" w:hint="eastAsia"/>
        <w:sz w:val="22"/>
        <w:lang w:eastAsia="ko-KR"/>
      </w:rPr>
      <w:t>jeon@</w:t>
    </w:r>
    <w:r w:rsidR="001C5E34" w:rsidRPr="000F5D13">
      <w:rPr>
        <w:rFonts w:eastAsia="맑은 고딕" w:hint="eastAsia"/>
        <w:sz w:val="22"/>
        <w:lang w:eastAsia="ko-KR"/>
      </w:rPr>
      <w:t>knue.ac.kr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5CC9E" w14:textId="77777777" w:rsidR="00CE24EB" w:rsidRPr="000F5D13" w:rsidRDefault="00CE24EB" w:rsidP="00EA6D60">
      <w:r w:rsidRPr="000F5D13">
        <w:separator/>
      </w:r>
    </w:p>
    <w:p w14:paraId="1E777156" w14:textId="77777777" w:rsidR="00CE24EB" w:rsidRPr="000F5D13" w:rsidRDefault="00CE24EB" w:rsidP="00EA6D60"/>
  </w:footnote>
  <w:footnote w:type="continuationSeparator" w:id="0">
    <w:p w14:paraId="2D9B4597" w14:textId="77777777" w:rsidR="00CE24EB" w:rsidRPr="000F5D13" w:rsidRDefault="00CE24EB" w:rsidP="00EA6D60">
      <w:r w:rsidRPr="000F5D13">
        <w:continuationSeparator/>
      </w:r>
    </w:p>
    <w:p w14:paraId="38C96CC0" w14:textId="77777777" w:rsidR="00CE24EB" w:rsidRPr="000F5D13" w:rsidRDefault="00CE24EB" w:rsidP="00EA6D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3547" w14:textId="6AFCD7E6" w:rsidR="003627A0" w:rsidRPr="000F5D13" w:rsidRDefault="003627A0" w:rsidP="00C028D2">
    <w:pPr>
      <w:tabs>
        <w:tab w:val="right" w:pos="9360"/>
      </w:tabs>
      <w:spacing w:before="0" w:after="0"/>
      <w:jc w:val="left"/>
      <w:rPr>
        <w:i/>
        <w:sz w:val="18"/>
      </w:rPr>
    </w:pPr>
    <w:r w:rsidRPr="000F5D13">
      <w:rPr>
        <w:sz w:val="18"/>
      </w:rPr>
      <w:fldChar w:fldCharType="begin"/>
    </w:r>
    <w:r w:rsidRPr="000F5D13">
      <w:rPr>
        <w:sz w:val="18"/>
      </w:rPr>
      <w:instrText xml:space="preserve"> PAGE   \* MERGEFORMAT </w:instrText>
    </w:r>
    <w:r w:rsidRPr="000F5D13">
      <w:rPr>
        <w:sz w:val="18"/>
      </w:rPr>
      <w:fldChar w:fldCharType="separate"/>
    </w:r>
    <w:r w:rsidRPr="000F5D13">
      <w:rPr>
        <w:sz w:val="18"/>
      </w:rPr>
      <w:t>2</w:t>
    </w:r>
    <w:r w:rsidRPr="000F5D13">
      <w:rPr>
        <w:sz w:val="18"/>
        <w:rPrChange w:id="638" w:author="Seongyong" w:date="2026-03-18T09:38:00Z" w16du:dateUtc="2026-03-18T09:38:00Z">
          <w:rPr>
            <w:noProof/>
            <w:sz w:val="18"/>
          </w:rPr>
        </w:rPrChange>
      </w:rPr>
      <w:fldChar w:fldCharType="end"/>
    </w:r>
    <w:r w:rsidRPr="000F5D13">
      <w:rPr>
        <w:sz w:val="18"/>
      </w:rPr>
      <w:tab/>
    </w:r>
    <w:r w:rsidRPr="000F5D13">
      <w:rPr>
        <w:i/>
        <w:sz w:val="18"/>
      </w:rPr>
      <w:t>Language Learning &amp; Technology</w:t>
    </w:r>
  </w:p>
  <w:p w14:paraId="5966BE44" w14:textId="77777777" w:rsidR="00C028D2" w:rsidRPr="000F5D13" w:rsidRDefault="00C028D2" w:rsidP="00C028D2">
    <w:pPr>
      <w:tabs>
        <w:tab w:val="right" w:pos="9360"/>
      </w:tabs>
      <w:spacing w:before="0" w:after="0"/>
      <w:jc w:val="left"/>
      <w:rPr>
        <w:sz w:val="6"/>
        <w:szCs w:val="6"/>
        <w:u w:val="single"/>
      </w:rPr>
    </w:pPr>
    <w:r w:rsidRPr="000F5D13">
      <w:rPr>
        <w:sz w:val="6"/>
        <w:szCs w:val="6"/>
        <w:u w:val="single"/>
      </w:rPr>
      <w:tab/>
    </w:r>
  </w:p>
  <w:p w14:paraId="1644686C" w14:textId="77777777" w:rsidR="00C028D2" w:rsidRPr="000F5D13" w:rsidRDefault="00C028D2" w:rsidP="00C028D2">
    <w:pPr>
      <w:tabs>
        <w:tab w:val="right" w:pos="9360"/>
      </w:tabs>
      <w:spacing w:before="0" w:after="0"/>
      <w:jc w:val="left"/>
      <w:rPr>
        <w:i/>
        <w:sz w:val="18"/>
      </w:rPr>
    </w:pPr>
  </w:p>
  <w:p w14:paraId="0ACAED79" w14:textId="77777777" w:rsidR="00CA6597" w:rsidRPr="000F5D13" w:rsidRDefault="00CA6597" w:rsidP="003627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C6A9" w14:textId="22F11B59" w:rsidR="00C028D2" w:rsidRPr="000F5D13" w:rsidRDefault="000D14C2" w:rsidP="00C028D2">
    <w:pPr>
      <w:tabs>
        <w:tab w:val="left" w:pos="2337"/>
        <w:tab w:val="right" w:pos="9360"/>
      </w:tabs>
      <w:spacing w:before="0" w:after="0"/>
      <w:jc w:val="left"/>
      <w:rPr>
        <w:sz w:val="18"/>
        <w:rPrChange w:id="639" w:author="Seongyong" w:date="2026-03-18T09:38:00Z" w16du:dateUtc="2026-03-18T09:38:00Z">
          <w:rPr>
            <w:noProof/>
            <w:sz w:val="18"/>
          </w:rPr>
        </w:rPrChange>
      </w:rPr>
    </w:pPr>
    <w:r w:rsidRPr="000F5D13">
      <w:rPr>
        <w:rFonts w:eastAsia="맑은 고딕" w:hint="eastAsia"/>
        <w:sz w:val="18"/>
        <w:lang w:eastAsia="ko-KR"/>
      </w:rPr>
      <w:t xml:space="preserve">Seongyong Lee, </w:t>
    </w:r>
    <w:proofErr w:type="spellStart"/>
    <w:r w:rsidRPr="000F5D13">
      <w:rPr>
        <w:rFonts w:eastAsia="맑은 고딕" w:hint="eastAsia"/>
        <w:sz w:val="18"/>
        <w:lang w:eastAsia="ko-KR"/>
      </w:rPr>
      <w:t>Jaeho</w:t>
    </w:r>
    <w:proofErr w:type="spellEnd"/>
    <w:r w:rsidRPr="000F5D13">
      <w:rPr>
        <w:rFonts w:eastAsia="맑은 고딕" w:hint="eastAsia"/>
        <w:sz w:val="18"/>
        <w:lang w:eastAsia="ko-KR"/>
      </w:rPr>
      <w:t xml:space="preserve"> Jeon</w:t>
    </w:r>
    <w:r w:rsidRPr="000F5D13">
      <w:rPr>
        <w:rFonts w:eastAsia="맑은 고딕"/>
        <w:sz w:val="18"/>
        <w:lang w:eastAsia="ko-KR"/>
      </w:rPr>
      <w:tab/>
    </w:r>
    <w:r w:rsidR="00EF125B" w:rsidRPr="000F5D13">
      <w:rPr>
        <w:sz w:val="18"/>
      </w:rPr>
      <w:tab/>
    </w:r>
    <w:r w:rsidR="00EF125B" w:rsidRPr="000F5D13">
      <w:rPr>
        <w:sz w:val="18"/>
      </w:rPr>
      <w:fldChar w:fldCharType="begin"/>
    </w:r>
    <w:r w:rsidR="00EF125B" w:rsidRPr="000F5D13">
      <w:rPr>
        <w:sz w:val="18"/>
      </w:rPr>
      <w:instrText xml:space="preserve"> PAGE   \* MERGEFORMAT </w:instrText>
    </w:r>
    <w:r w:rsidR="00EF125B" w:rsidRPr="000F5D13">
      <w:rPr>
        <w:sz w:val="18"/>
      </w:rPr>
      <w:fldChar w:fldCharType="separate"/>
    </w:r>
    <w:r w:rsidR="00EF125B" w:rsidRPr="000F5D13">
      <w:rPr>
        <w:sz w:val="18"/>
      </w:rPr>
      <w:t>3</w:t>
    </w:r>
    <w:r w:rsidR="00EF125B" w:rsidRPr="000F5D13">
      <w:rPr>
        <w:sz w:val="18"/>
        <w:rPrChange w:id="640" w:author="Seongyong" w:date="2026-03-18T09:38:00Z" w16du:dateUtc="2026-03-18T09:38:00Z">
          <w:rPr>
            <w:noProof/>
            <w:sz w:val="18"/>
          </w:rPr>
        </w:rPrChange>
      </w:rPr>
      <w:fldChar w:fldCharType="end"/>
    </w:r>
  </w:p>
  <w:p w14:paraId="4FD32952" w14:textId="77777777" w:rsidR="00C028D2" w:rsidRPr="000F5D13" w:rsidRDefault="00C028D2" w:rsidP="00C028D2">
    <w:pPr>
      <w:tabs>
        <w:tab w:val="right" w:pos="9360"/>
      </w:tabs>
      <w:spacing w:before="0" w:after="0"/>
      <w:jc w:val="left"/>
      <w:rPr>
        <w:sz w:val="6"/>
        <w:szCs w:val="6"/>
        <w:u w:val="single"/>
      </w:rPr>
    </w:pPr>
    <w:r w:rsidRPr="000F5D13">
      <w:rPr>
        <w:sz w:val="6"/>
        <w:szCs w:val="6"/>
        <w:u w:val="single"/>
      </w:rPr>
      <w:tab/>
    </w:r>
  </w:p>
  <w:p w14:paraId="0F4A86F1" w14:textId="0296743C" w:rsidR="00EF125B" w:rsidRPr="000F5D13" w:rsidRDefault="00EF125B" w:rsidP="00C028D2">
    <w:pPr>
      <w:tabs>
        <w:tab w:val="left" w:pos="2337"/>
        <w:tab w:val="right" w:pos="9360"/>
      </w:tabs>
      <w:spacing w:before="0" w:after="0"/>
      <w:jc w:val="left"/>
      <w:rPr>
        <w:sz w:val="18"/>
        <w:rPrChange w:id="641" w:author="Seongyong" w:date="2026-03-18T09:38:00Z" w16du:dateUtc="2026-03-18T09:38:00Z">
          <w:rPr>
            <w:noProof/>
            <w:sz w:val="18"/>
          </w:rPr>
        </w:rPrChange>
      </w:rPr>
    </w:pPr>
    <w:r w:rsidRPr="000F5D13">
      <w:rPr>
        <w:sz w:val="18"/>
      </w:rPr>
      <w:tab/>
    </w:r>
    <w:r w:rsidRPr="000F5D13">
      <w:rPr>
        <w:sz w:val="18"/>
      </w:rPr>
      <w:tab/>
    </w:r>
    <w:r w:rsidRPr="000F5D13">
      <w:rPr>
        <w:sz w:val="18"/>
      </w:rPr>
      <w:tab/>
    </w:r>
  </w:p>
  <w:p w14:paraId="6B26F265" w14:textId="77777777" w:rsidR="00CA6597" w:rsidRPr="000F5D13" w:rsidRDefault="00CA6597" w:rsidP="00EF12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A3A5" w14:textId="79436F98" w:rsidR="00EF125B" w:rsidRPr="000F5D13" w:rsidRDefault="00EF125B" w:rsidP="00EF125B">
    <w:pPr>
      <w:tabs>
        <w:tab w:val="left" w:pos="4155"/>
        <w:tab w:val="right" w:pos="9360"/>
      </w:tabs>
      <w:spacing w:before="0" w:after="0"/>
      <w:jc w:val="left"/>
      <w:rPr>
        <w:sz w:val="18"/>
      </w:rPr>
    </w:pPr>
    <w:r w:rsidRPr="000F5D13">
      <w:rPr>
        <w:sz w:val="18"/>
      </w:rPr>
      <w:t>Language Learning &amp; Technology</w:t>
    </w:r>
    <w:r w:rsidRPr="000F5D13">
      <w:rPr>
        <w:sz w:val="18"/>
      </w:rPr>
      <w:tab/>
    </w:r>
    <w:r w:rsidRPr="000F5D13">
      <w:rPr>
        <w:sz w:val="18"/>
      </w:rPr>
      <w:tab/>
    </w:r>
    <w:r w:rsidR="003D6BF4" w:rsidRPr="000F5D13">
      <w:rPr>
        <w:sz w:val="18"/>
      </w:rPr>
      <w:t>202</w:t>
    </w:r>
    <w:r w:rsidR="00B747C2" w:rsidRPr="000F5D13">
      <w:rPr>
        <w:sz w:val="18"/>
      </w:rPr>
      <w:t>6</w:t>
    </w:r>
    <w:r w:rsidRPr="000F5D13">
      <w:rPr>
        <w:sz w:val="18"/>
      </w:rPr>
      <w:t xml:space="preserve">, Volume </w:t>
    </w:r>
    <w:r w:rsidR="00B747C2" w:rsidRPr="000F5D13">
      <w:rPr>
        <w:sz w:val="18"/>
      </w:rPr>
      <w:t>30</w:t>
    </w:r>
    <w:r w:rsidRPr="000F5D13">
      <w:rPr>
        <w:sz w:val="18"/>
      </w:rPr>
      <w:t xml:space="preserve">, Issue </w:t>
    </w:r>
    <w:r w:rsidR="003D6BF4" w:rsidRPr="000F5D13">
      <w:rPr>
        <w:sz w:val="18"/>
      </w:rPr>
      <w:t>1</w:t>
    </w:r>
  </w:p>
  <w:p w14:paraId="5F66E275" w14:textId="3E5E86C5" w:rsidR="00EF125B" w:rsidRPr="000F5D13" w:rsidRDefault="00EF125B" w:rsidP="00EF125B">
    <w:pPr>
      <w:tabs>
        <w:tab w:val="right" w:pos="9360"/>
      </w:tabs>
      <w:spacing w:before="0" w:after="0"/>
      <w:jc w:val="left"/>
      <w:rPr>
        <w:sz w:val="18"/>
      </w:rPr>
    </w:pPr>
    <w:r w:rsidRPr="000F5D13">
      <w:rPr>
        <w:sz w:val="18"/>
      </w:rPr>
      <w:t>ISSN 1094-</w:t>
    </w:r>
    <w:proofErr w:type="gramStart"/>
    <w:r w:rsidRPr="000F5D13">
      <w:rPr>
        <w:sz w:val="18"/>
      </w:rPr>
      <w:t>3501  CC</w:t>
    </w:r>
    <w:proofErr w:type="gramEnd"/>
    <w:r w:rsidRPr="000F5D13">
      <w:rPr>
        <w:sz w:val="18"/>
      </w:rPr>
      <w:t xml:space="preserve"> BY-NC-ND</w:t>
    </w:r>
    <w:r w:rsidRPr="000F5D13">
      <w:rPr>
        <w:sz w:val="18"/>
      </w:rPr>
      <w:tab/>
      <w:t xml:space="preserve">pp. </w:t>
    </w:r>
    <w:r w:rsidR="00E378CE" w:rsidRPr="000F5D13">
      <w:rPr>
        <w:sz w:val="18"/>
      </w:rPr>
      <w:t>1</w:t>
    </w:r>
    <w:r w:rsidRPr="000F5D13">
      <w:rPr>
        <w:sz w:val="18"/>
      </w:rPr>
      <w:t>–#</w:t>
    </w:r>
  </w:p>
  <w:p w14:paraId="090A838A" w14:textId="77777777" w:rsidR="00EF125B" w:rsidRPr="000F5D13" w:rsidRDefault="00EF125B" w:rsidP="00EF125B">
    <w:pPr>
      <w:tabs>
        <w:tab w:val="right" w:pos="9360"/>
      </w:tabs>
      <w:spacing w:before="0" w:after="0"/>
      <w:jc w:val="left"/>
      <w:rPr>
        <w:sz w:val="6"/>
        <w:szCs w:val="6"/>
        <w:u w:val="single"/>
      </w:rPr>
    </w:pPr>
    <w:r w:rsidRPr="000F5D13">
      <w:rPr>
        <w:sz w:val="6"/>
        <w:szCs w:val="6"/>
        <w:u w:val="single"/>
      </w:rPr>
      <w:tab/>
    </w:r>
  </w:p>
  <w:p w14:paraId="73650139" w14:textId="77777777" w:rsidR="00EF125B" w:rsidRPr="000F5D13" w:rsidRDefault="00EF125B" w:rsidP="00EF125B">
    <w:pPr>
      <w:spacing w:before="20" w:after="0"/>
      <w:jc w:val="left"/>
      <w:rPr>
        <w:b/>
        <w:bCs/>
        <w:smallCaps/>
        <w:sz w:val="26"/>
        <w:szCs w:val="26"/>
      </w:rPr>
    </w:pPr>
    <w:r w:rsidRPr="000F5D13">
      <w:rPr>
        <w:b/>
        <w:bCs/>
        <w:smallCaps/>
        <w:sz w:val="26"/>
        <w:szCs w:val="26"/>
      </w:rPr>
      <w:t>Article</w:t>
    </w:r>
  </w:p>
  <w:p w14:paraId="04ECDB7A" w14:textId="77777777" w:rsidR="00EF125B" w:rsidRPr="000F5D13" w:rsidRDefault="00EF125B" w:rsidP="00EF125B">
    <w:pPr>
      <w:tabs>
        <w:tab w:val="right" w:pos="9360"/>
      </w:tabs>
      <w:spacing w:before="0" w:after="0"/>
      <w:jc w:val="left"/>
      <w:rPr>
        <w:sz w:val="18"/>
      </w:rPr>
    </w:pPr>
  </w:p>
  <w:p w14:paraId="62F88B4C" w14:textId="77777777" w:rsidR="00CA6597" w:rsidRPr="000F5D13" w:rsidRDefault="00CA6597" w:rsidP="00EF12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669"/>
    <w:multiLevelType w:val="hybridMultilevel"/>
    <w:tmpl w:val="BB040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D08DE"/>
    <w:multiLevelType w:val="hybridMultilevel"/>
    <w:tmpl w:val="707CD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ED76F8"/>
    <w:multiLevelType w:val="hybridMultilevel"/>
    <w:tmpl w:val="0F7EC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D7B27"/>
    <w:multiLevelType w:val="hybridMultilevel"/>
    <w:tmpl w:val="C8FE2B8C"/>
    <w:lvl w:ilvl="0" w:tplc="964ECC7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600277"/>
    <w:multiLevelType w:val="hybridMultilevel"/>
    <w:tmpl w:val="2144A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471A73"/>
    <w:multiLevelType w:val="hybridMultilevel"/>
    <w:tmpl w:val="A1EE985A"/>
    <w:lvl w:ilvl="0" w:tplc="335A690C">
      <w:start w:val="1"/>
      <w:numFmt w:val="decimal"/>
      <w:pStyle w:val="Numbered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AF122B"/>
    <w:multiLevelType w:val="hybridMultilevel"/>
    <w:tmpl w:val="6926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AA22E2"/>
    <w:multiLevelType w:val="hybridMultilevel"/>
    <w:tmpl w:val="F2AC45DC"/>
    <w:lvl w:ilvl="0" w:tplc="7786F55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7254952">
    <w:abstractNumId w:val="3"/>
  </w:num>
  <w:num w:numId="2" w16cid:durableId="1295407169">
    <w:abstractNumId w:val="1"/>
  </w:num>
  <w:num w:numId="3" w16cid:durableId="1733387169">
    <w:abstractNumId w:val="6"/>
  </w:num>
  <w:num w:numId="4" w16cid:durableId="1737781566">
    <w:abstractNumId w:val="0"/>
  </w:num>
  <w:num w:numId="5" w16cid:durableId="453211445">
    <w:abstractNumId w:val="4"/>
  </w:num>
  <w:num w:numId="6" w16cid:durableId="3552480">
    <w:abstractNumId w:val="2"/>
  </w:num>
  <w:num w:numId="7" w16cid:durableId="1703750764">
    <w:abstractNumId w:val="5"/>
  </w:num>
  <w:num w:numId="8" w16cid:durableId="1747915715">
    <w:abstractNumId w:val="5"/>
    <w:lvlOverride w:ilvl="0">
      <w:startOverride w:val="1"/>
    </w:lvlOverride>
  </w:num>
  <w:num w:numId="9" w16cid:durableId="241066402">
    <w:abstractNumId w:val="7"/>
  </w:num>
  <w:num w:numId="10" w16cid:durableId="666859961">
    <w:abstractNumId w:val="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ongyong">
    <w15:presenceInfo w15:providerId="None" w15:userId="Seongy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6597"/>
    <w:rsid w:val="0000675A"/>
    <w:rsid w:val="00012D56"/>
    <w:rsid w:val="00013B18"/>
    <w:rsid w:val="0002494F"/>
    <w:rsid w:val="000253D0"/>
    <w:rsid w:val="00027D33"/>
    <w:rsid w:val="000325D1"/>
    <w:rsid w:val="000352F7"/>
    <w:rsid w:val="00036C5F"/>
    <w:rsid w:val="00037AB0"/>
    <w:rsid w:val="0004011F"/>
    <w:rsid w:val="00041A4C"/>
    <w:rsid w:val="000451F0"/>
    <w:rsid w:val="00054A60"/>
    <w:rsid w:val="00055AC5"/>
    <w:rsid w:val="0006048E"/>
    <w:rsid w:val="00080B7B"/>
    <w:rsid w:val="000879BE"/>
    <w:rsid w:val="00094AF8"/>
    <w:rsid w:val="000A3ED3"/>
    <w:rsid w:val="000A48DB"/>
    <w:rsid w:val="000C40FC"/>
    <w:rsid w:val="000C7CB9"/>
    <w:rsid w:val="000D0540"/>
    <w:rsid w:val="000D14C2"/>
    <w:rsid w:val="000D69C6"/>
    <w:rsid w:val="000E2776"/>
    <w:rsid w:val="000E350E"/>
    <w:rsid w:val="000E59C9"/>
    <w:rsid w:val="000E6482"/>
    <w:rsid w:val="000E7356"/>
    <w:rsid w:val="000F5D13"/>
    <w:rsid w:val="0010285D"/>
    <w:rsid w:val="00103F20"/>
    <w:rsid w:val="00104A65"/>
    <w:rsid w:val="001054AC"/>
    <w:rsid w:val="00106D85"/>
    <w:rsid w:val="00107DF6"/>
    <w:rsid w:val="00126C19"/>
    <w:rsid w:val="00140323"/>
    <w:rsid w:val="00154F1D"/>
    <w:rsid w:val="0015646E"/>
    <w:rsid w:val="001627E7"/>
    <w:rsid w:val="00162A7F"/>
    <w:rsid w:val="00180CDD"/>
    <w:rsid w:val="0018472A"/>
    <w:rsid w:val="00194297"/>
    <w:rsid w:val="001A12A4"/>
    <w:rsid w:val="001A21CD"/>
    <w:rsid w:val="001A24AF"/>
    <w:rsid w:val="001A6218"/>
    <w:rsid w:val="001A64F5"/>
    <w:rsid w:val="001B0B26"/>
    <w:rsid w:val="001B202A"/>
    <w:rsid w:val="001C0E64"/>
    <w:rsid w:val="001C5E34"/>
    <w:rsid w:val="001D0A5D"/>
    <w:rsid w:val="001D100D"/>
    <w:rsid w:val="001E57BD"/>
    <w:rsid w:val="001F04C1"/>
    <w:rsid w:val="001F73A5"/>
    <w:rsid w:val="00234A1A"/>
    <w:rsid w:val="00240588"/>
    <w:rsid w:val="00240A16"/>
    <w:rsid w:val="00242DE4"/>
    <w:rsid w:val="00251DE1"/>
    <w:rsid w:val="002538B7"/>
    <w:rsid w:val="0025707D"/>
    <w:rsid w:val="00257AAC"/>
    <w:rsid w:val="00263C98"/>
    <w:rsid w:val="0027097B"/>
    <w:rsid w:val="00272C17"/>
    <w:rsid w:val="0027372E"/>
    <w:rsid w:val="002812E1"/>
    <w:rsid w:val="00292B80"/>
    <w:rsid w:val="002B73C8"/>
    <w:rsid w:val="002C53C8"/>
    <w:rsid w:val="002E006F"/>
    <w:rsid w:val="002E088D"/>
    <w:rsid w:val="002E1CB6"/>
    <w:rsid w:val="002E3467"/>
    <w:rsid w:val="002E42AB"/>
    <w:rsid w:val="002E6D41"/>
    <w:rsid w:val="002F20CB"/>
    <w:rsid w:val="002F65EB"/>
    <w:rsid w:val="00304E8C"/>
    <w:rsid w:val="003060B1"/>
    <w:rsid w:val="003116B2"/>
    <w:rsid w:val="00316A4B"/>
    <w:rsid w:val="00327E99"/>
    <w:rsid w:val="003562A0"/>
    <w:rsid w:val="003570A8"/>
    <w:rsid w:val="003627A0"/>
    <w:rsid w:val="00373440"/>
    <w:rsid w:val="003915F0"/>
    <w:rsid w:val="003958B2"/>
    <w:rsid w:val="00395ACA"/>
    <w:rsid w:val="003A6168"/>
    <w:rsid w:val="003B0DE7"/>
    <w:rsid w:val="003B21BE"/>
    <w:rsid w:val="003B2ED8"/>
    <w:rsid w:val="003B55F4"/>
    <w:rsid w:val="003B6902"/>
    <w:rsid w:val="003C1BF4"/>
    <w:rsid w:val="003C5107"/>
    <w:rsid w:val="003C58AA"/>
    <w:rsid w:val="003C7048"/>
    <w:rsid w:val="003D6BF4"/>
    <w:rsid w:val="003D7600"/>
    <w:rsid w:val="003E29D8"/>
    <w:rsid w:val="003E523C"/>
    <w:rsid w:val="003F5697"/>
    <w:rsid w:val="00404A56"/>
    <w:rsid w:val="004202A6"/>
    <w:rsid w:val="00422309"/>
    <w:rsid w:val="004278F7"/>
    <w:rsid w:val="00430003"/>
    <w:rsid w:val="00430FA2"/>
    <w:rsid w:val="004331A2"/>
    <w:rsid w:val="00445C4A"/>
    <w:rsid w:val="00446789"/>
    <w:rsid w:val="00455AF1"/>
    <w:rsid w:val="00462E8C"/>
    <w:rsid w:val="004747C8"/>
    <w:rsid w:val="00481474"/>
    <w:rsid w:val="004A28E7"/>
    <w:rsid w:val="004C17D9"/>
    <w:rsid w:val="004C33D8"/>
    <w:rsid w:val="004C3646"/>
    <w:rsid w:val="004C6389"/>
    <w:rsid w:val="004D3AEE"/>
    <w:rsid w:val="004D769B"/>
    <w:rsid w:val="004E5411"/>
    <w:rsid w:val="004E7AB9"/>
    <w:rsid w:val="004F316D"/>
    <w:rsid w:val="004F4EB7"/>
    <w:rsid w:val="00506235"/>
    <w:rsid w:val="00507B55"/>
    <w:rsid w:val="00520639"/>
    <w:rsid w:val="005230D6"/>
    <w:rsid w:val="0052664F"/>
    <w:rsid w:val="00534ED8"/>
    <w:rsid w:val="00540440"/>
    <w:rsid w:val="00543FF5"/>
    <w:rsid w:val="00552C1B"/>
    <w:rsid w:val="005550B9"/>
    <w:rsid w:val="00565A48"/>
    <w:rsid w:val="00583B68"/>
    <w:rsid w:val="005971FB"/>
    <w:rsid w:val="005A3CB6"/>
    <w:rsid w:val="005B13C9"/>
    <w:rsid w:val="005B2269"/>
    <w:rsid w:val="005B3A87"/>
    <w:rsid w:val="005C439B"/>
    <w:rsid w:val="005C488A"/>
    <w:rsid w:val="005D6E8B"/>
    <w:rsid w:val="005E42F8"/>
    <w:rsid w:val="005E462C"/>
    <w:rsid w:val="005E7849"/>
    <w:rsid w:val="005E7B5E"/>
    <w:rsid w:val="005F13D9"/>
    <w:rsid w:val="005F7EA1"/>
    <w:rsid w:val="00604B18"/>
    <w:rsid w:val="0060649E"/>
    <w:rsid w:val="00614489"/>
    <w:rsid w:val="00616E21"/>
    <w:rsid w:val="00624B2E"/>
    <w:rsid w:val="00633CB0"/>
    <w:rsid w:val="00640211"/>
    <w:rsid w:val="0065390E"/>
    <w:rsid w:val="00661299"/>
    <w:rsid w:val="00667EAC"/>
    <w:rsid w:val="0067385F"/>
    <w:rsid w:val="00673875"/>
    <w:rsid w:val="00675005"/>
    <w:rsid w:val="00675BE7"/>
    <w:rsid w:val="0067782E"/>
    <w:rsid w:val="006819DF"/>
    <w:rsid w:val="00690C8F"/>
    <w:rsid w:val="00696EEE"/>
    <w:rsid w:val="006A0FFE"/>
    <w:rsid w:val="006A2D46"/>
    <w:rsid w:val="006C2E90"/>
    <w:rsid w:val="006D1527"/>
    <w:rsid w:val="006D1A1E"/>
    <w:rsid w:val="006D1E47"/>
    <w:rsid w:val="006E0395"/>
    <w:rsid w:val="006E11D2"/>
    <w:rsid w:val="006E3D24"/>
    <w:rsid w:val="006E40B8"/>
    <w:rsid w:val="006E6FFE"/>
    <w:rsid w:val="006F2B9D"/>
    <w:rsid w:val="007069F2"/>
    <w:rsid w:val="00713528"/>
    <w:rsid w:val="0072299C"/>
    <w:rsid w:val="00724280"/>
    <w:rsid w:val="0072788E"/>
    <w:rsid w:val="0073161A"/>
    <w:rsid w:val="00732067"/>
    <w:rsid w:val="00732A68"/>
    <w:rsid w:val="00734655"/>
    <w:rsid w:val="007348D3"/>
    <w:rsid w:val="00741065"/>
    <w:rsid w:val="00744A44"/>
    <w:rsid w:val="007502E6"/>
    <w:rsid w:val="00762E98"/>
    <w:rsid w:val="00770861"/>
    <w:rsid w:val="00770F7D"/>
    <w:rsid w:val="00772AD4"/>
    <w:rsid w:val="0077451C"/>
    <w:rsid w:val="007759DA"/>
    <w:rsid w:val="007855C6"/>
    <w:rsid w:val="00790553"/>
    <w:rsid w:val="007A50BC"/>
    <w:rsid w:val="007C0A12"/>
    <w:rsid w:val="007C3255"/>
    <w:rsid w:val="007C65CD"/>
    <w:rsid w:val="007E6742"/>
    <w:rsid w:val="007E7100"/>
    <w:rsid w:val="007F5B9B"/>
    <w:rsid w:val="007F5C76"/>
    <w:rsid w:val="00813E0A"/>
    <w:rsid w:val="0082409E"/>
    <w:rsid w:val="00834DBF"/>
    <w:rsid w:val="00856F32"/>
    <w:rsid w:val="00863522"/>
    <w:rsid w:val="0086712F"/>
    <w:rsid w:val="00890147"/>
    <w:rsid w:val="00897F3E"/>
    <w:rsid w:val="008A0DA7"/>
    <w:rsid w:val="008B0418"/>
    <w:rsid w:val="008B21F3"/>
    <w:rsid w:val="008C288F"/>
    <w:rsid w:val="008C57FD"/>
    <w:rsid w:val="008C5928"/>
    <w:rsid w:val="008C6683"/>
    <w:rsid w:val="008E184E"/>
    <w:rsid w:val="008E5D3B"/>
    <w:rsid w:val="008F2A0B"/>
    <w:rsid w:val="009025A7"/>
    <w:rsid w:val="00902791"/>
    <w:rsid w:val="00923193"/>
    <w:rsid w:val="00930791"/>
    <w:rsid w:val="0093097D"/>
    <w:rsid w:val="00937641"/>
    <w:rsid w:val="00940EC3"/>
    <w:rsid w:val="009464C1"/>
    <w:rsid w:val="00946B1F"/>
    <w:rsid w:val="0095086F"/>
    <w:rsid w:val="0095320B"/>
    <w:rsid w:val="00962379"/>
    <w:rsid w:val="00964F7C"/>
    <w:rsid w:val="00972BB0"/>
    <w:rsid w:val="009A1374"/>
    <w:rsid w:val="009A263B"/>
    <w:rsid w:val="009A4E59"/>
    <w:rsid w:val="009B4E55"/>
    <w:rsid w:val="009B5E03"/>
    <w:rsid w:val="009C6562"/>
    <w:rsid w:val="009D750E"/>
    <w:rsid w:val="009F1364"/>
    <w:rsid w:val="009F2611"/>
    <w:rsid w:val="009F2759"/>
    <w:rsid w:val="00A07A8F"/>
    <w:rsid w:val="00A250BF"/>
    <w:rsid w:val="00A308C7"/>
    <w:rsid w:val="00A31533"/>
    <w:rsid w:val="00A42347"/>
    <w:rsid w:val="00A505C3"/>
    <w:rsid w:val="00A53240"/>
    <w:rsid w:val="00A63EEE"/>
    <w:rsid w:val="00A67E8D"/>
    <w:rsid w:val="00A72AEC"/>
    <w:rsid w:val="00A755B9"/>
    <w:rsid w:val="00A7608C"/>
    <w:rsid w:val="00A8636B"/>
    <w:rsid w:val="00A866E5"/>
    <w:rsid w:val="00AA7791"/>
    <w:rsid w:val="00AB1C20"/>
    <w:rsid w:val="00AB26F9"/>
    <w:rsid w:val="00AB4EB5"/>
    <w:rsid w:val="00AC6AA1"/>
    <w:rsid w:val="00AD45CD"/>
    <w:rsid w:val="00AD4C6F"/>
    <w:rsid w:val="00AE179E"/>
    <w:rsid w:val="00AE5694"/>
    <w:rsid w:val="00AE5F9B"/>
    <w:rsid w:val="00AF1CCF"/>
    <w:rsid w:val="00AF48E8"/>
    <w:rsid w:val="00B00AC7"/>
    <w:rsid w:val="00B01EAE"/>
    <w:rsid w:val="00B03F23"/>
    <w:rsid w:val="00B10F7E"/>
    <w:rsid w:val="00B12550"/>
    <w:rsid w:val="00B13159"/>
    <w:rsid w:val="00B17A0B"/>
    <w:rsid w:val="00B213C1"/>
    <w:rsid w:val="00B22114"/>
    <w:rsid w:val="00B23BEF"/>
    <w:rsid w:val="00B23D5D"/>
    <w:rsid w:val="00B272F7"/>
    <w:rsid w:val="00B34147"/>
    <w:rsid w:val="00B41D98"/>
    <w:rsid w:val="00B4665B"/>
    <w:rsid w:val="00B61FC0"/>
    <w:rsid w:val="00B65882"/>
    <w:rsid w:val="00B67853"/>
    <w:rsid w:val="00B7077F"/>
    <w:rsid w:val="00B747C2"/>
    <w:rsid w:val="00B76981"/>
    <w:rsid w:val="00B808CA"/>
    <w:rsid w:val="00B93605"/>
    <w:rsid w:val="00B93705"/>
    <w:rsid w:val="00B951E8"/>
    <w:rsid w:val="00B95F4B"/>
    <w:rsid w:val="00BA4FBB"/>
    <w:rsid w:val="00BB0E71"/>
    <w:rsid w:val="00BC1BC4"/>
    <w:rsid w:val="00BC5000"/>
    <w:rsid w:val="00BD0839"/>
    <w:rsid w:val="00BD2D20"/>
    <w:rsid w:val="00BE3A13"/>
    <w:rsid w:val="00BE3BB7"/>
    <w:rsid w:val="00BF23D1"/>
    <w:rsid w:val="00BF3464"/>
    <w:rsid w:val="00BF494E"/>
    <w:rsid w:val="00C028D2"/>
    <w:rsid w:val="00C0325C"/>
    <w:rsid w:val="00C07499"/>
    <w:rsid w:val="00C1760B"/>
    <w:rsid w:val="00C24BED"/>
    <w:rsid w:val="00C25BB3"/>
    <w:rsid w:val="00C26FF5"/>
    <w:rsid w:val="00C277D7"/>
    <w:rsid w:val="00C32BB7"/>
    <w:rsid w:val="00C34C80"/>
    <w:rsid w:val="00C478F2"/>
    <w:rsid w:val="00C5386D"/>
    <w:rsid w:val="00C53AAD"/>
    <w:rsid w:val="00C57D8C"/>
    <w:rsid w:val="00C60C22"/>
    <w:rsid w:val="00C64BEB"/>
    <w:rsid w:val="00C65890"/>
    <w:rsid w:val="00C717B6"/>
    <w:rsid w:val="00C72F84"/>
    <w:rsid w:val="00C73EB5"/>
    <w:rsid w:val="00C758B2"/>
    <w:rsid w:val="00C75FFD"/>
    <w:rsid w:val="00C9223F"/>
    <w:rsid w:val="00C931FB"/>
    <w:rsid w:val="00C94BAA"/>
    <w:rsid w:val="00C94CD9"/>
    <w:rsid w:val="00C9769B"/>
    <w:rsid w:val="00CA6597"/>
    <w:rsid w:val="00CB0B1E"/>
    <w:rsid w:val="00CB2660"/>
    <w:rsid w:val="00CB28D7"/>
    <w:rsid w:val="00CB4A8F"/>
    <w:rsid w:val="00CC39D3"/>
    <w:rsid w:val="00CC3AC9"/>
    <w:rsid w:val="00CD6258"/>
    <w:rsid w:val="00CD7725"/>
    <w:rsid w:val="00CE24EB"/>
    <w:rsid w:val="00CF5A10"/>
    <w:rsid w:val="00D0200C"/>
    <w:rsid w:val="00D128F8"/>
    <w:rsid w:val="00D143AB"/>
    <w:rsid w:val="00D36172"/>
    <w:rsid w:val="00D3712C"/>
    <w:rsid w:val="00D40CA8"/>
    <w:rsid w:val="00D42AD6"/>
    <w:rsid w:val="00D44DE3"/>
    <w:rsid w:val="00D458AA"/>
    <w:rsid w:val="00D53F8B"/>
    <w:rsid w:val="00D64800"/>
    <w:rsid w:val="00D7215B"/>
    <w:rsid w:val="00D82A68"/>
    <w:rsid w:val="00D87E0D"/>
    <w:rsid w:val="00DA4808"/>
    <w:rsid w:val="00DB502F"/>
    <w:rsid w:val="00DB5A46"/>
    <w:rsid w:val="00DC089A"/>
    <w:rsid w:val="00DD601A"/>
    <w:rsid w:val="00DD7061"/>
    <w:rsid w:val="00DE15C2"/>
    <w:rsid w:val="00DE2E43"/>
    <w:rsid w:val="00DE3AB1"/>
    <w:rsid w:val="00DE5116"/>
    <w:rsid w:val="00DE7F79"/>
    <w:rsid w:val="00DF02EE"/>
    <w:rsid w:val="00E07FB9"/>
    <w:rsid w:val="00E147CA"/>
    <w:rsid w:val="00E15DCB"/>
    <w:rsid w:val="00E17084"/>
    <w:rsid w:val="00E33616"/>
    <w:rsid w:val="00E378CE"/>
    <w:rsid w:val="00E42F51"/>
    <w:rsid w:val="00E472DB"/>
    <w:rsid w:val="00E5047B"/>
    <w:rsid w:val="00E509FA"/>
    <w:rsid w:val="00E50BF1"/>
    <w:rsid w:val="00E52196"/>
    <w:rsid w:val="00E61245"/>
    <w:rsid w:val="00E62F5A"/>
    <w:rsid w:val="00E734AD"/>
    <w:rsid w:val="00E816B1"/>
    <w:rsid w:val="00E842D3"/>
    <w:rsid w:val="00E851BB"/>
    <w:rsid w:val="00EA2CD2"/>
    <w:rsid w:val="00EA3777"/>
    <w:rsid w:val="00EA6D60"/>
    <w:rsid w:val="00EB3C85"/>
    <w:rsid w:val="00EB4D4E"/>
    <w:rsid w:val="00EC28D7"/>
    <w:rsid w:val="00EC7A54"/>
    <w:rsid w:val="00ED713D"/>
    <w:rsid w:val="00EE423D"/>
    <w:rsid w:val="00EE5737"/>
    <w:rsid w:val="00EF03E4"/>
    <w:rsid w:val="00EF125B"/>
    <w:rsid w:val="00F032B6"/>
    <w:rsid w:val="00F175F8"/>
    <w:rsid w:val="00F26FCE"/>
    <w:rsid w:val="00F27DEA"/>
    <w:rsid w:val="00F4213C"/>
    <w:rsid w:val="00F4319B"/>
    <w:rsid w:val="00F44F14"/>
    <w:rsid w:val="00F536CB"/>
    <w:rsid w:val="00F641A9"/>
    <w:rsid w:val="00F77E22"/>
    <w:rsid w:val="00F81475"/>
    <w:rsid w:val="00F8261D"/>
    <w:rsid w:val="00F85AB0"/>
    <w:rsid w:val="00F90299"/>
    <w:rsid w:val="00FA4A40"/>
    <w:rsid w:val="00FB37FE"/>
    <w:rsid w:val="00FB66EC"/>
    <w:rsid w:val="00FC0CEA"/>
    <w:rsid w:val="00FC57FE"/>
    <w:rsid w:val="00FD041E"/>
    <w:rsid w:val="00FE7EF0"/>
    <w:rsid w:val="00FF05B4"/>
    <w:rsid w:val="00FF1C6A"/>
    <w:rsid w:val="00FF7A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833D0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A6D60"/>
    <w:pPr>
      <w:widowControl w:val="0"/>
      <w:spacing w:before="120" w:after="120" w:line="240" w:lineRule="auto"/>
      <w:jc w:val="both"/>
    </w:pPr>
    <w:rPr>
      <w:rFonts w:ascii="Times New Roman" w:eastAsiaTheme="minorEastAsia" w:hAnsi="Times New Roman"/>
      <w:lang w:eastAsia="zh-CN"/>
    </w:rPr>
  </w:style>
  <w:style w:type="paragraph" w:styleId="Heading1">
    <w:name w:val="heading 1"/>
    <w:basedOn w:val="Normal"/>
    <w:next w:val="Normal"/>
    <w:link w:val="Heading1Char"/>
    <w:uiPriority w:val="9"/>
    <w:qFormat/>
    <w:rsid w:val="00F032B6"/>
    <w:pPr>
      <w:keepNext/>
      <w:keepLines/>
      <w:widowControl/>
      <w:spacing w:before="240" w:after="240"/>
      <w:outlineLvl w:val="0"/>
    </w:pPr>
    <w:rPr>
      <w:rFonts w:ascii="Arial" w:eastAsia="Arial Unicode MS" w:hAnsi="Arial" w:cs="Arial"/>
      <w:b/>
      <w:sz w:val="24"/>
    </w:rPr>
  </w:style>
  <w:style w:type="paragraph" w:styleId="Heading2">
    <w:name w:val="heading 2"/>
    <w:basedOn w:val="Heading1"/>
    <w:next w:val="Normal"/>
    <w:link w:val="Heading2Char"/>
    <w:uiPriority w:val="9"/>
    <w:unhideWhenUsed/>
    <w:qFormat/>
    <w:rsid w:val="00F032B6"/>
    <w:pPr>
      <w:spacing w:before="120" w:after="120"/>
      <w:outlineLvl w:val="1"/>
    </w:pPr>
    <w:rPr>
      <w:sz w:val="22"/>
    </w:rPr>
  </w:style>
  <w:style w:type="paragraph" w:styleId="Heading3">
    <w:name w:val="heading 3"/>
    <w:basedOn w:val="Heading2"/>
    <w:next w:val="Normal"/>
    <w:link w:val="Heading3Char"/>
    <w:uiPriority w:val="9"/>
    <w:unhideWhenUsed/>
    <w:qFormat/>
    <w:rsid w:val="0082409E"/>
    <w:pPr>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LLT Table"/>
    <w:basedOn w:val="TableNormal"/>
    <w:uiPriority w:val="39"/>
    <w:rsid w:val="00DF02EE"/>
    <w:pPr>
      <w:spacing w:before="40" w:after="40" w:line="240" w:lineRule="auto"/>
    </w:pPr>
    <w:tblPr>
      <w:tblBorders>
        <w:top w:val="single" w:sz="18" w:space="0" w:color="auto"/>
        <w:bottom w:val="single" w:sz="18" w:space="0" w:color="auto"/>
      </w:tblBorders>
      <w:tblCellMar>
        <w:left w:w="0" w:type="dxa"/>
        <w:right w:w="0" w:type="dxa"/>
      </w:tblCellMar>
    </w:tblPr>
    <w:trPr>
      <w:cantSplit/>
    </w:trPr>
    <w:tcPr>
      <w:tcMar>
        <w:right w:w="115" w:type="dxa"/>
      </w:tcMar>
    </w:tcPr>
  </w:style>
  <w:style w:type="paragraph" w:styleId="Header">
    <w:name w:val="header"/>
    <w:basedOn w:val="Normal"/>
    <w:link w:val="HeaderChar"/>
    <w:uiPriority w:val="99"/>
    <w:unhideWhenUsed/>
    <w:rsid w:val="007C0A12"/>
    <w:pPr>
      <w:spacing w:before="0" w:after="0"/>
      <w:jc w:val="left"/>
    </w:pPr>
    <w:rPr>
      <w:sz w:val="18"/>
    </w:rPr>
  </w:style>
  <w:style w:type="character" w:customStyle="1" w:styleId="HeaderChar">
    <w:name w:val="Header Char"/>
    <w:basedOn w:val="DefaultParagraphFont"/>
    <w:link w:val="Header"/>
    <w:uiPriority w:val="99"/>
    <w:rsid w:val="007C0A12"/>
    <w:rPr>
      <w:rFonts w:ascii="Times New Roman" w:eastAsiaTheme="minorEastAsia" w:hAnsi="Times New Roman"/>
      <w:sz w:val="18"/>
      <w:lang w:eastAsia="zh-CN"/>
    </w:rPr>
  </w:style>
  <w:style w:type="paragraph" w:styleId="Footer">
    <w:name w:val="footer"/>
    <w:basedOn w:val="Normal"/>
    <w:link w:val="FooterChar"/>
    <w:uiPriority w:val="99"/>
    <w:unhideWhenUsed/>
    <w:rsid w:val="007C0A12"/>
    <w:pPr>
      <w:spacing w:before="0" w:after="0"/>
      <w:jc w:val="left"/>
    </w:pPr>
    <w:rPr>
      <w:sz w:val="18"/>
    </w:rPr>
  </w:style>
  <w:style w:type="character" w:customStyle="1" w:styleId="FooterChar">
    <w:name w:val="Footer Char"/>
    <w:basedOn w:val="DefaultParagraphFont"/>
    <w:link w:val="Footer"/>
    <w:uiPriority w:val="99"/>
    <w:rsid w:val="007C0A12"/>
    <w:rPr>
      <w:rFonts w:ascii="Times New Roman" w:eastAsiaTheme="minorEastAsia" w:hAnsi="Times New Roman"/>
      <w:sz w:val="18"/>
      <w:lang w:eastAsia="zh-CN"/>
    </w:rPr>
  </w:style>
  <w:style w:type="character" w:customStyle="1" w:styleId="Heading1Char">
    <w:name w:val="Heading 1 Char"/>
    <w:basedOn w:val="DefaultParagraphFont"/>
    <w:link w:val="Heading1"/>
    <w:uiPriority w:val="9"/>
    <w:rsid w:val="00F032B6"/>
    <w:rPr>
      <w:rFonts w:ascii="Arial" w:eastAsia="Arial Unicode MS" w:hAnsi="Arial" w:cs="Arial"/>
      <w:b/>
      <w:sz w:val="24"/>
      <w:lang w:eastAsia="zh-CN"/>
    </w:rPr>
  </w:style>
  <w:style w:type="paragraph" w:customStyle="1" w:styleId="AuthorInformation">
    <w:name w:val="Author Information"/>
    <w:basedOn w:val="Normal"/>
    <w:qFormat/>
    <w:rsid w:val="00C60C22"/>
    <w:pPr>
      <w:ind w:left="180"/>
      <w:jc w:val="right"/>
    </w:pPr>
    <w:rPr>
      <w:i/>
    </w:rPr>
  </w:style>
  <w:style w:type="paragraph" w:styleId="Title">
    <w:name w:val="Title"/>
    <w:basedOn w:val="Normal"/>
    <w:next w:val="Normal"/>
    <w:link w:val="TitleChar"/>
    <w:uiPriority w:val="10"/>
    <w:qFormat/>
    <w:rsid w:val="00C60C22"/>
    <w:pPr>
      <w:spacing w:before="0" w:after="0" w:line="276" w:lineRule="auto"/>
      <w:ind w:left="180"/>
      <w:jc w:val="right"/>
    </w:pPr>
    <w:rPr>
      <w:rFonts w:ascii="Arial" w:eastAsia="Arial Unicode MS" w:hAnsi="Arial" w:cs="Arial"/>
      <w:b/>
      <w:sz w:val="30"/>
      <w:szCs w:val="30"/>
    </w:rPr>
  </w:style>
  <w:style w:type="character" w:customStyle="1" w:styleId="TitleChar">
    <w:name w:val="Title Char"/>
    <w:basedOn w:val="DefaultParagraphFont"/>
    <w:link w:val="Title"/>
    <w:uiPriority w:val="10"/>
    <w:rsid w:val="00C60C22"/>
    <w:rPr>
      <w:rFonts w:ascii="Arial" w:eastAsia="Arial Unicode MS" w:hAnsi="Arial" w:cs="Arial"/>
      <w:b/>
      <w:sz w:val="30"/>
      <w:szCs w:val="30"/>
      <w:lang w:eastAsia="zh-CN"/>
    </w:rPr>
  </w:style>
  <w:style w:type="paragraph" w:customStyle="1" w:styleId="Abstract">
    <w:name w:val="Abstract"/>
    <w:basedOn w:val="Normal"/>
    <w:qFormat/>
    <w:rsid w:val="00770861"/>
    <w:rPr>
      <w:i/>
    </w:rPr>
  </w:style>
  <w:style w:type="character" w:styleId="Hyperlink">
    <w:name w:val="Hyperlink"/>
    <w:basedOn w:val="DefaultParagraphFont"/>
    <w:uiPriority w:val="99"/>
    <w:unhideWhenUsed/>
    <w:rsid w:val="00481474"/>
    <w:rPr>
      <w:color w:val="0000FF"/>
      <w:u w:val="none"/>
    </w:rPr>
  </w:style>
  <w:style w:type="character" w:styleId="FollowedHyperlink">
    <w:name w:val="FollowedHyperlink"/>
    <w:basedOn w:val="DefaultParagraphFont"/>
    <w:uiPriority w:val="99"/>
    <w:semiHidden/>
    <w:unhideWhenUsed/>
    <w:rsid w:val="00481474"/>
    <w:rPr>
      <w:color w:val="800080"/>
      <w:u w:val="none"/>
    </w:rPr>
  </w:style>
  <w:style w:type="character" w:customStyle="1" w:styleId="Heading2Char">
    <w:name w:val="Heading 2 Char"/>
    <w:basedOn w:val="DefaultParagraphFont"/>
    <w:link w:val="Heading2"/>
    <w:uiPriority w:val="9"/>
    <w:rsid w:val="00F032B6"/>
    <w:rPr>
      <w:rFonts w:ascii="Arial" w:eastAsia="Arial Unicode MS" w:hAnsi="Arial" w:cs="Arial"/>
      <w:b/>
      <w:lang w:eastAsia="zh-CN"/>
    </w:rPr>
  </w:style>
  <w:style w:type="paragraph" w:customStyle="1" w:styleId="FigureTitle">
    <w:name w:val="Figure Title"/>
    <w:basedOn w:val="Normal"/>
    <w:qFormat/>
    <w:rsid w:val="003C5107"/>
    <w:pPr>
      <w:spacing w:after="240"/>
    </w:pPr>
    <w:rPr>
      <w:i/>
    </w:rPr>
  </w:style>
  <w:style w:type="paragraph" w:customStyle="1" w:styleId="NumberedList">
    <w:name w:val="Numbered List"/>
    <w:basedOn w:val="Normal"/>
    <w:qFormat/>
    <w:rsid w:val="00055AC5"/>
    <w:pPr>
      <w:numPr>
        <w:numId w:val="7"/>
      </w:numPr>
      <w:spacing w:before="40" w:after="40"/>
    </w:pPr>
  </w:style>
  <w:style w:type="paragraph" w:customStyle="1" w:styleId="TableText">
    <w:name w:val="Table Text"/>
    <w:basedOn w:val="Normal"/>
    <w:qFormat/>
    <w:rsid w:val="00EA6D60"/>
    <w:pPr>
      <w:spacing w:before="40" w:after="40"/>
      <w:jc w:val="left"/>
    </w:pPr>
  </w:style>
  <w:style w:type="paragraph" w:customStyle="1" w:styleId="TableTitle">
    <w:name w:val="Table Title"/>
    <w:basedOn w:val="Normal"/>
    <w:qFormat/>
    <w:rsid w:val="00C60C22"/>
    <w:pPr>
      <w:spacing w:before="240"/>
    </w:pPr>
  </w:style>
  <w:style w:type="paragraph" w:customStyle="1" w:styleId="Citation">
    <w:name w:val="Citation"/>
    <w:basedOn w:val="Normal"/>
    <w:qFormat/>
    <w:rsid w:val="007C0A12"/>
    <w:pPr>
      <w:spacing w:line="276" w:lineRule="auto"/>
      <w:jc w:val="left"/>
    </w:pPr>
    <w:rPr>
      <w:rFonts w:ascii="Arial" w:hAnsi="Arial" w:cs="Arial"/>
      <w:sz w:val="20"/>
    </w:rPr>
  </w:style>
  <w:style w:type="paragraph" w:customStyle="1" w:styleId="BulletedList">
    <w:name w:val="Bulleted List"/>
    <w:basedOn w:val="NumberedList"/>
    <w:qFormat/>
    <w:rsid w:val="001A12A4"/>
    <w:pPr>
      <w:numPr>
        <w:numId w:val="9"/>
      </w:numPr>
      <w:contextualSpacing/>
    </w:pPr>
  </w:style>
  <w:style w:type="paragraph" w:customStyle="1" w:styleId="References">
    <w:name w:val="References"/>
    <w:basedOn w:val="Normal"/>
    <w:qFormat/>
    <w:rsid w:val="00C478F2"/>
    <w:pPr>
      <w:keepLines/>
      <w:ind w:left="360" w:hanging="360"/>
      <w:jc w:val="left"/>
    </w:pPr>
  </w:style>
  <w:style w:type="character" w:customStyle="1" w:styleId="Heading3Char">
    <w:name w:val="Heading 3 Char"/>
    <w:basedOn w:val="DefaultParagraphFont"/>
    <w:link w:val="Heading3"/>
    <w:uiPriority w:val="9"/>
    <w:rsid w:val="0082409E"/>
    <w:rPr>
      <w:rFonts w:ascii="Arial" w:eastAsia="Arial Unicode MS" w:hAnsi="Arial" w:cs="Arial"/>
      <w:b/>
      <w:i/>
      <w:lang w:eastAsia="zh-CN"/>
    </w:rPr>
  </w:style>
  <w:style w:type="paragraph" w:customStyle="1" w:styleId="Quotesof40Words">
    <w:name w:val="Quotes of 40+ Words"/>
    <w:basedOn w:val="Normal"/>
    <w:qFormat/>
    <w:rsid w:val="00C478F2"/>
    <w:pPr>
      <w:ind w:left="360"/>
    </w:pPr>
  </w:style>
  <w:style w:type="paragraph" w:customStyle="1" w:styleId="Notes">
    <w:name w:val="Notes"/>
    <w:basedOn w:val="Normal"/>
    <w:qFormat/>
    <w:rsid w:val="00DE3AB1"/>
    <w:pPr>
      <w:ind w:left="360" w:hanging="360"/>
    </w:pPr>
  </w:style>
  <w:style w:type="paragraph" w:customStyle="1" w:styleId="TableNotes">
    <w:name w:val="Table Notes"/>
    <w:basedOn w:val="Normal"/>
    <w:qFormat/>
    <w:rsid w:val="00BF3464"/>
    <w:pPr>
      <w:spacing w:before="40" w:after="40"/>
    </w:pPr>
    <w:rPr>
      <w:i/>
      <w:sz w:val="20"/>
    </w:rPr>
  </w:style>
  <w:style w:type="character" w:styleId="CommentReference">
    <w:name w:val="annotation reference"/>
    <w:basedOn w:val="DefaultParagraphFont"/>
    <w:uiPriority w:val="99"/>
    <w:semiHidden/>
    <w:unhideWhenUsed/>
    <w:rsid w:val="009F2759"/>
    <w:rPr>
      <w:sz w:val="16"/>
      <w:szCs w:val="16"/>
    </w:rPr>
  </w:style>
  <w:style w:type="paragraph" w:styleId="CommentText">
    <w:name w:val="annotation text"/>
    <w:basedOn w:val="Normal"/>
    <w:link w:val="CommentTextChar"/>
    <w:uiPriority w:val="99"/>
    <w:semiHidden/>
    <w:unhideWhenUsed/>
    <w:rsid w:val="009F2759"/>
    <w:pPr>
      <w:jc w:val="left"/>
    </w:pPr>
    <w:rPr>
      <w:sz w:val="20"/>
      <w:szCs w:val="20"/>
    </w:rPr>
  </w:style>
  <w:style w:type="character" w:customStyle="1" w:styleId="CommentTextChar">
    <w:name w:val="Comment Text Char"/>
    <w:basedOn w:val="DefaultParagraphFont"/>
    <w:link w:val="CommentText"/>
    <w:uiPriority w:val="99"/>
    <w:semiHidden/>
    <w:rsid w:val="009F2759"/>
    <w:rPr>
      <w:rFonts w:ascii="Times New Roman" w:eastAsiaTheme="minorEastAsia" w:hAnsi="Times New Roman"/>
      <w:sz w:val="20"/>
      <w:szCs w:val="20"/>
      <w:lang w:eastAsia="zh-CN"/>
    </w:rPr>
  </w:style>
  <w:style w:type="paragraph" w:styleId="BalloonText">
    <w:name w:val="Balloon Text"/>
    <w:basedOn w:val="Normal"/>
    <w:link w:val="BalloonTextChar"/>
    <w:uiPriority w:val="99"/>
    <w:semiHidden/>
    <w:unhideWhenUsed/>
    <w:rsid w:val="009F275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2759"/>
    <w:rPr>
      <w:rFonts w:ascii="Segoe UI" w:eastAsiaTheme="minorEastAsia" w:hAnsi="Segoe UI" w:cs="Segoe UI"/>
      <w:sz w:val="18"/>
      <w:szCs w:val="18"/>
      <w:lang w:eastAsia="zh-CN"/>
    </w:rPr>
  </w:style>
  <w:style w:type="paragraph" w:customStyle="1" w:styleId="ManuscriptType">
    <w:name w:val="Manuscript Type"/>
    <w:basedOn w:val="Header"/>
    <w:qFormat/>
    <w:rsid w:val="003116B2"/>
    <w:pPr>
      <w:spacing w:before="40" w:after="40"/>
      <w:ind w:left="90"/>
    </w:pPr>
    <w:rPr>
      <w:smallCaps/>
      <w:sz w:val="22"/>
    </w:rPr>
  </w:style>
  <w:style w:type="character" w:styleId="UnresolvedMention">
    <w:name w:val="Unresolved Mention"/>
    <w:basedOn w:val="DefaultParagraphFont"/>
    <w:uiPriority w:val="99"/>
    <w:rsid w:val="00E07FB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27DEA"/>
    <w:pPr>
      <w:jc w:val="both"/>
    </w:pPr>
    <w:rPr>
      <w:b/>
      <w:bCs/>
    </w:rPr>
  </w:style>
  <w:style w:type="character" w:customStyle="1" w:styleId="CommentSubjectChar">
    <w:name w:val="Comment Subject Char"/>
    <w:basedOn w:val="CommentTextChar"/>
    <w:link w:val="CommentSubject"/>
    <w:uiPriority w:val="99"/>
    <w:semiHidden/>
    <w:rsid w:val="00F27DEA"/>
    <w:rPr>
      <w:rFonts w:ascii="Times New Roman" w:eastAsiaTheme="minorEastAsia" w:hAnsi="Times New Roman"/>
      <w:b/>
      <w:bCs/>
      <w:sz w:val="20"/>
      <w:szCs w:val="20"/>
      <w:lang w:eastAsia="zh-CN"/>
    </w:rPr>
  </w:style>
  <w:style w:type="paragraph" w:styleId="Revision">
    <w:name w:val="Revision"/>
    <w:hidden/>
    <w:uiPriority w:val="99"/>
    <w:semiHidden/>
    <w:rsid w:val="0002494F"/>
    <w:pPr>
      <w:spacing w:after="0" w:line="240" w:lineRule="auto"/>
    </w:pPr>
    <w:rPr>
      <w:rFonts w:ascii="Times New Roman" w:eastAsiaTheme="minorEastAsia"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48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seongyong.lee@ucl.ac.u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tiff"/><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8827D-B7FB-8D40-BC1C-9782C097C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20</Pages>
  <Words>8681</Words>
  <Characters>59556</Characters>
  <Application>Microsoft Office Word</Application>
  <DocSecurity>0</DocSecurity>
  <Lines>783</Lines>
  <Paragraphs>111</Paragraphs>
  <ScaleCrop>false</ScaleCrop>
  <HeadingPairs>
    <vt:vector size="2" baseType="variant">
      <vt:variant>
        <vt:lpstr>Title</vt:lpstr>
      </vt:variant>
      <vt:variant>
        <vt:i4>1</vt:i4>
      </vt:variant>
    </vt:vector>
  </HeadingPairs>
  <TitlesOfParts>
    <vt:vector size="1" baseType="lpstr">
      <vt:lpstr/>
    </vt:vector>
  </TitlesOfParts>
  <Company>Utah Valley University</Company>
  <LinksUpToDate>false</LinksUpToDate>
  <CharactersWithSpaces>68126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Masterson</dc:creator>
  <cp:keywords/>
  <dc:description/>
  <cp:lastModifiedBy>Seongyong</cp:lastModifiedBy>
  <cp:revision>317</cp:revision>
  <dcterms:created xsi:type="dcterms:W3CDTF">2021-06-14T22:11:00Z</dcterms:created>
  <dcterms:modified xsi:type="dcterms:W3CDTF">2026-05-26T12:17:00Z</dcterms:modified>
</cp:coreProperties>
</file>